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1C77" w14:textId="4390910E" w:rsidR="00A82BFB" w:rsidRPr="004C5B1F" w:rsidRDefault="00B20E1B" w:rsidP="00A82BFB">
      <w:pPr>
        <w:tabs>
          <w:tab w:val="left" w:pos="5850"/>
        </w:tabs>
        <w:rPr>
          <w:rFonts w:ascii="Times New Roman" w:hAnsi="Times New Roman" w:cs="Times New Roman"/>
          <w:b/>
          <w:bCs/>
          <w:sz w:val="24"/>
          <w:szCs w:val="24"/>
          <w:lang w:val="en-US"/>
        </w:rPr>
      </w:pPr>
      <w:r w:rsidRPr="00B20E1B">
        <w:rPr>
          <w:rFonts w:ascii="Times New Roman" w:hAnsi="Times New Roman" w:cs="Times New Roman"/>
          <w:b/>
          <w:bCs/>
          <w:kern w:val="0"/>
          <w:sz w:val="24"/>
          <w:szCs w:val="24"/>
          <w:lang w:val="en-US"/>
        </w:rPr>
        <w:t>Example Abstract:</w:t>
      </w:r>
      <w:r w:rsidR="00A82BFB" w:rsidRPr="004C5B1F">
        <w:rPr>
          <w:rFonts w:ascii="Times New Roman" w:hAnsi="Times New Roman" w:cs="Times New Roman"/>
          <w:b/>
          <w:bCs/>
          <w:sz w:val="24"/>
          <w:szCs w:val="24"/>
          <w:lang w:val="en-US"/>
        </w:rPr>
        <w:tab/>
      </w:r>
    </w:p>
    <w:p w14:paraId="3C410D01" w14:textId="3216D7EC" w:rsidR="00A82BFB" w:rsidRDefault="00A82BFB" w:rsidP="008C1F44">
      <w:pPr>
        <w:autoSpaceDE w:val="0"/>
        <w:autoSpaceDN w:val="0"/>
        <w:adjustRightInd w:val="0"/>
        <w:spacing w:after="0" w:line="240" w:lineRule="auto"/>
        <w:rPr>
          <w:rFonts w:ascii="Times New Roman" w:hAnsi="Times New Roman" w:cs="Times New Roman"/>
          <w:kern w:val="0"/>
          <w:sz w:val="24"/>
          <w:szCs w:val="24"/>
          <w:lang w:val="en-US"/>
        </w:rPr>
      </w:pPr>
      <w:r w:rsidRPr="00B20E1B">
        <w:rPr>
          <w:rFonts w:ascii="Times New Roman" w:hAnsi="Times New Roman" w:cs="Times New Roman"/>
          <w:sz w:val="24"/>
          <w:szCs w:val="24"/>
          <w:lang w:val="en-US"/>
        </w:rPr>
        <w:t>The ability for people to cooperate, especially in the presence of incentives to defect and benefit from other’s cooperation</w:t>
      </w:r>
      <w:r w:rsidR="008C1F44" w:rsidRPr="00B20E1B">
        <w:rPr>
          <w:rFonts w:ascii="Times New Roman" w:hAnsi="Times New Roman" w:cs="Times New Roman"/>
          <w:sz w:val="24"/>
          <w:szCs w:val="24"/>
          <w:lang w:val="en-US"/>
        </w:rPr>
        <w:t xml:space="preserve"> (i.e., social dilemmas)</w:t>
      </w:r>
      <w:r w:rsidRPr="00B20E1B">
        <w:rPr>
          <w:rFonts w:ascii="Times New Roman" w:hAnsi="Times New Roman" w:cs="Times New Roman"/>
          <w:sz w:val="24"/>
          <w:szCs w:val="24"/>
          <w:lang w:val="en-US"/>
        </w:rPr>
        <w:t>, provides solutions to key challenges faced by dyads, groups</w:t>
      </w:r>
      <w:r w:rsidR="007E0ED8">
        <w:rPr>
          <w:rFonts w:ascii="Times New Roman" w:hAnsi="Times New Roman" w:cs="Times New Roman"/>
          <w:sz w:val="24"/>
          <w:szCs w:val="24"/>
          <w:lang w:val="en-US"/>
        </w:rPr>
        <w:t>,</w:t>
      </w:r>
      <w:r w:rsidRPr="00B20E1B">
        <w:rPr>
          <w:rFonts w:ascii="Times New Roman" w:hAnsi="Times New Roman" w:cs="Times New Roman"/>
          <w:sz w:val="24"/>
          <w:szCs w:val="24"/>
          <w:lang w:val="en-US"/>
        </w:rPr>
        <w:t xml:space="preserve"> organizations, and societ</w:t>
      </w:r>
      <w:r w:rsidR="008C1F44" w:rsidRPr="00B20E1B">
        <w:rPr>
          <w:rFonts w:ascii="Times New Roman" w:hAnsi="Times New Roman" w:cs="Times New Roman"/>
          <w:sz w:val="24"/>
          <w:szCs w:val="24"/>
          <w:lang w:val="en-US"/>
        </w:rPr>
        <w:t>ies</w:t>
      </w:r>
      <w:r w:rsidRPr="00B20E1B">
        <w:rPr>
          <w:rFonts w:ascii="Times New Roman" w:hAnsi="Times New Roman" w:cs="Times New Roman"/>
          <w:sz w:val="24"/>
          <w:szCs w:val="24"/>
          <w:lang w:val="en-US"/>
        </w:rPr>
        <w:t xml:space="preserve">. There </w:t>
      </w:r>
      <w:r w:rsidR="007E0ED8">
        <w:rPr>
          <w:rFonts w:ascii="Times New Roman" w:hAnsi="Times New Roman" w:cs="Times New Roman"/>
          <w:sz w:val="24"/>
          <w:szCs w:val="24"/>
          <w:lang w:val="en-US"/>
        </w:rPr>
        <w:t>is</w:t>
      </w:r>
      <w:r w:rsidRPr="00B20E1B">
        <w:rPr>
          <w:rFonts w:ascii="Times New Roman" w:hAnsi="Times New Roman" w:cs="Times New Roman"/>
          <w:sz w:val="24"/>
          <w:szCs w:val="24"/>
          <w:lang w:val="en-US"/>
        </w:rPr>
        <w:t xml:space="preserve"> a substantial body of empirical research on cooperation in social dilemmas</w:t>
      </w:r>
      <w:r w:rsidR="00371439">
        <w:rPr>
          <w:rFonts w:ascii="Times New Roman" w:hAnsi="Times New Roman" w:cs="Times New Roman"/>
          <w:sz w:val="24"/>
          <w:szCs w:val="24"/>
          <w:lang w:val="en-US"/>
        </w:rPr>
        <w:t xml:space="preserve"> dating back to the 1950’s</w:t>
      </w:r>
      <w:r w:rsidRPr="00B20E1B">
        <w:rPr>
          <w:rFonts w:ascii="Times New Roman" w:hAnsi="Times New Roman" w:cs="Times New Roman"/>
          <w:sz w:val="24"/>
          <w:szCs w:val="24"/>
          <w:lang w:val="en-US"/>
        </w:rPr>
        <w:t xml:space="preserve">. </w:t>
      </w:r>
      <w:r w:rsidR="008C1F44" w:rsidRPr="00B20E1B">
        <w:rPr>
          <w:rFonts w:ascii="Times New Roman" w:hAnsi="Times New Roman" w:cs="Times New Roman"/>
          <w:sz w:val="24"/>
          <w:szCs w:val="24"/>
          <w:lang w:val="en-US"/>
        </w:rPr>
        <w:t>This work has been direct</w:t>
      </w:r>
      <w:r w:rsidR="00371439">
        <w:rPr>
          <w:rFonts w:ascii="Times New Roman" w:hAnsi="Times New Roman" w:cs="Times New Roman"/>
          <w:sz w:val="24"/>
          <w:szCs w:val="24"/>
          <w:lang w:val="en-US"/>
        </w:rPr>
        <w:t>ed</w:t>
      </w:r>
      <w:r w:rsidR="008C1F44" w:rsidRPr="00B20E1B">
        <w:rPr>
          <w:rFonts w:ascii="Times New Roman" w:hAnsi="Times New Roman" w:cs="Times New Roman"/>
          <w:sz w:val="24"/>
          <w:szCs w:val="24"/>
          <w:lang w:val="en-US"/>
        </w:rPr>
        <w:t xml:space="preserve"> by diverse t</w:t>
      </w:r>
      <w:r w:rsidRPr="00B20E1B">
        <w:rPr>
          <w:rFonts w:ascii="Times New Roman" w:hAnsi="Times New Roman" w:cs="Times New Roman"/>
          <w:sz w:val="24"/>
          <w:szCs w:val="24"/>
          <w:lang w:val="en-US"/>
        </w:rPr>
        <w:t>heoretical approaches from different disciplines, such as psychology, economics, sociology, and biology, and to date there is no dominant</w:t>
      </w:r>
      <w:r w:rsidR="008C1F44" w:rsidRPr="00B20E1B">
        <w:rPr>
          <w:rFonts w:ascii="Times New Roman" w:hAnsi="Times New Roman" w:cs="Times New Roman"/>
          <w:sz w:val="24"/>
          <w:szCs w:val="24"/>
          <w:lang w:val="en-US"/>
        </w:rPr>
        <w:t xml:space="preserve"> theoretical</w:t>
      </w:r>
      <w:r w:rsidRPr="00B20E1B">
        <w:rPr>
          <w:rFonts w:ascii="Times New Roman" w:hAnsi="Times New Roman" w:cs="Times New Roman"/>
          <w:sz w:val="24"/>
          <w:szCs w:val="24"/>
          <w:lang w:val="en-US"/>
        </w:rPr>
        <w:t xml:space="preserve"> paradigm directing research on </w:t>
      </w:r>
      <w:r w:rsidR="00034112">
        <w:rPr>
          <w:rFonts w:ascii="Times New Roman" w:hAnsi="Times New Roman" w:cs="Times New Roman"/>
          <w:sz w:val="24"/>
          <w:szCs w:val="24"/>
          <w:lang w:val="en-US"/>
        </w:rPr>
        <w:t>cooperation</w:t>
      </w:r>
      <w:r w:rsidRPr="00B20E1B">
        <w:rPr>
          <w:rFonts w:ascii="Times New Roman" w:hAnsi="Times New Roman" w:cs="Times New Roman"/>
          <w:sz w:val="24"/>
          <w:szCs w:val="24"/>
          <w:lang w:val="en-US"/>
        </w:rPr>
        <w:t xml:space="preserve">. Recently, </w:t>
      </w:r>
      <w:commentRangeStart w:id="0"/>
      <w:r w:rsidRPr="00B20E1B">
        <w:rPr>
          <w:rFonts w:ascii="Times New Roman" w:hAnsi="Times New Roman" w:cs="Times New Roman"/>
          <w:sz w:val="24"/>
          <w:szCs w:val="24"/>
          <w:lang w:val="en-US"/>
        </w:rPr>
        <w:t xml:space="preserve">the history of research on cooperation has been coded and represented in a </w:t>
      </w:r>
      <w:r w:rsidR="008C1F44" w:rsidRPr="00B20E1B">
        <w:rPr>
          <w:rFonts w:ascii="Times New Roman" w:hAnsi="Times New Roman" w:cs="Times New Roman"/>
          <w:sz w:val="24"/>
          <w:szCs w:val="24"/>
          <w:lang w:val="en-US"/>
        </w:rPr>
        <w:t xml:space="preserve">standardized </w:t>
      </w:r>
      <w:r w:rsidRPr="00B20E1B">
        <w:rPr>
          <w:rFonts w:ascii="Times New Roman" w:hAnsi="Times New Roman" w:cs="Times New Roman"/>
          <w:sz w:val="24"/>
          <w:szCs w:val="24"/>
          <w:lang w:val="en-US"/>
        </w:rPr>
        <w:t>knowledge graph</w:t>
      </w:r>
      <w:commentRangeEnd w:id="0"/>
      <w:r w:rsidR="004C5B1F">
        <w:rPr>
          <w:rStyle w:val="CommentReference"/>
        </w:rPr>
        <w:commentReference w:id="0"/>
      </w:r>
      <w:r w:rsidRPr="00B20E1B">
        <w:rPr>
          <w:rFonts w:ascii="Times New Roman" w:hAnsi="Times New Roman" w:cs="Times New Roman"/>
          <w:sz w:val="24"/>
          <w:szCs w:val="24"/>
          <w:lang w:val="en-US"/>
        </w:rPr>
        <w:t>, allowing scientists to</w:t>
      </w:r>
      <w:r w:rsidR="008C1F44" w:rsidRPr="00B20E1B">
        <w:rPr>
          <w:rFonts w:ascii="Times New Roman" w:hAnsi="Times New Roman" w:cs="Times New Roman"/>
          <w:sz w:val="24"/>
          <w:szCs w:val="24"/>
          <w:lang w:val="en-US"/>
        </w:rPr>
        <w:t xml:space="preserve"> utilize novel methodologies to</w:t>
      </w:r>
      <w:r w:rsidRPr="00B20E1B">
        <w:rPr>
          <w:rFonts w:ascii="Times New Roman" w:hAnsi="Times New Roman" w:cs="Times New Roman"/>
          <w:sz w:val="24"/>
          <w:szCs w:val="24"/>
          <w:lang w:val="en-US"/>
        </w:rPr>
        <w:t xml:space="preserve"> analyze patterns across the literature (i.e., cooperation databank</w:t>
      </w:r>
      <w:r w:rsidR="008C1F44" w:rsidRPr="00B20E1B">
        <w:rPr>
          <w:rFonts w:ascii="Times New Roman" w:hAnsi="Times New Roman" w:cs="Times New Roman"/>
          <w:sz w:val="24"/>
          <w:szCs w:val="24"/>
          <w:lang w:val="en-US"/>
        </w:rPr>
        <w:t xml:space="preserve">; </w:t>
      </w:r>
      <w:proofErr w:type="spellStart"/>
      <w:r w:rsidR="008C1F44" w:rsidRPr="00B20E1B">
        <w:rPr>
          <w:rFonts w:ascii="Times New Roman" w:hAnsi="Times New Roman" w:cs="Times New Roman"/>
          <w:sz w:val="24"/>
          <w:szCs w:val="24"/>
          <w:lang w:val="en-US"/>
        </w:rPr>
        <w:t>CoDa</w:t>
      </w:r>
      <w:proofErr w:type="spellEnd"/>
      <w:r w:rsidRPr="00B20E1B">
        <w:rPr>
          <w:rFonts w:ascii="Times New Roman" w:hAnsi="Times New Roman" w:cs="Times New Roman"/>
          <w:sz w:val="24"/>
          <w:szCs w:val="24"/>
          <w:lang w:val="en-US"/>
        </w:rPr>
        <w:t xml:space="preserve">). </w:t>
      </w:r>
      <w:ins w:id="1" w:author="Caspar van Lissa" w:date="2024-01-10T15:59:00Z">
        <w:r w:rsidR="004C5B1F">
          <w:rPr>
            <w:rFonts w:ascii="Times New Roman" w:hAnsi="Times New Roman" w:cs="Times New Roman"/>
            <w:sz w:val="24"/>
            <w:szCs w:val="24"/>
            <w:lang w:val="en-US"/>
          </w:rPr>
          <w:t xml:space="preserve">Until now, only quantitative summaries of this databank have been attempted. </w:t>
        </w:r>
      </w:ins>
      <w:del w:id="2" w:author="Caspar van Lissa" w:date="2024-01-10T15:59:00Z">
        <w:r w:rsidR="008C1F44" w:rsidRPr="00B20E1B" w:rsidDel="004C5B1F">
          <w:rPr>
            <w:rFonts w:ascii="Times New Roman" w:hAnsi="Times New Roman" w:cs="Times New Roman"/>
            <w:sz w:val="24"/>
            <w:szCs w:val="24"/>
            <w:lang w:val="en-US"/>
          </w:rPr>
          <w:delText>Here</w:delText>
        </w:r>
      </w:del>
      <w:ins w:id="3" w:author="Caspar van Lissa" w:date="2024-01-10T15:59:00Z">
        <w:r w:rsidR="004C5B1F">
          <w:rPr>
            <w:rFonts w:ascii="Times New Roman" w:hAnsi="Times New Roman" w:cs="Times New Roman"/>
            <w:sz w:val="24"/>
            <w:szCs w:val="24"/>
            <w:lang w:val="en-US"/>
          </w:rPr>
          <w:t xml:space="preserve">This paper goes beyond prior work by using the novel </w:t>
        </w:r>
        <w:r w:rsidR="004C5B1F">
          <w:rPr>
            <w:rFonts w:ascii="Times New Roman" w:hAnsi="Times New Roman" w:cs="Times New Roman"/>
            <w:i/>
            <w:iCs/>
            <w:sz w:val="24"/>
            <w:szCs w:val="24"/>
            <w:lang w:val="en-US"/>
          </w:rPr>
          <w:t>text mining systematic r</w:t>
        </w:r>
      </w:ins>
      <w:ins w:id="4" w:author="Caspar van Lissa" w:date="2024-01-10T16:00:00Z">
        <w:r w:rsidR="004C5B1F">
          <w:rPr>
            <w:rFonts w:ascii="Times New Roman" w:hAnsi="Times New Roman" w:cs="Times New Roman"/>
            <w:i/>
            <w:iCs/>
            <w:sz w:val="24"/>
            <w:szCs w:val="24"/>
            <w:lang w:val="en-US"/>
          </w:rPr>
          <w:t>eview</w:t>
        </w:r>
        <w:r w:rsidR="004C5B1F">
          <w:rPr>
            <w:rFonts w:ascii="Times New Roman" w:hAnsi="Times New Roman" w:cs="Times New Roman"/>
            <w:sz w:val="24"/>
            <w:szCs w:val="24"/>
            <w:lang w:val="en-US"/>
          </w:rPr>
          <w:t xml:space="preserve"> method to qualitatively summarize</w:t>
        </w:r>
      </w:ins>
      <w:del w:id="5" w:author="Caspar van Lissa" w:date="2024-01-10T16:00:00Z">
        <w:r w:rsidR="008C1F44" w:rsidRPr="00B20E1B" w:rsidDel="004C5B1F">
          <w:rPr>
            <w:rFonts w:ascii="Times New Roman" w:hAnsi="Times New Roman" w:cs="Times New Roman"/>
            <w:sz w:val="24"/>
            <w:szCs w:val="24"/>
            <w:lang w:val="en-US"/>
          </w:rPr>
          <w:delText xml:space="preserve">, we analyze </w:delText>
        </w:r>
      </w:del>
      <w:ins w:id="6" w:author="Caspar van Lissa" w:date="2024-01-10T16:00:00Z">
        <w:r w:rsidR="004C5B1F">
          <w:rPr>
            <w:rFonts w:ascii="Times New Roman" w:hAnsi="Times New Roman" w:cs="Times New Roman"/>
            <w:sz w:val="24"/>
            <w:szCs w:val="24"/>
            <w:lang w:val="en-US"/>
          </w:rPr>
          <w:t xml:space="preserve"> </w:t>
        </w:r>
      </w:ins>
      <w:r w:rsidR="008C1F44" w:rsidRPr="00B20E1B">
        <w:rPr>
          <w:rFonts w:ascii="Times New Roman" w:hAnsi="Times New Roman" w:cs="Times New Roman"/>
          <w:sz w:val="24"/>
          <w:szCs w:val="24"/>
          <w:lang w:val="en-US"/>
        </w:rPr>
        <w:t xml:space="preserve">#,### papers included in </w:t>
      </w:r>
      <w:proofErr w:type="spellStart"/>
      <w:r w:rsidR="008C1F44" w:rsidRPr="00B20E1B">
        <w:rPr>
          <w:rFonts w:ascii="Times New Roman" w:hAnsi="Times New Roman" w:cs="Times New Roman"/>
          <w:sz w:val="24"/>
          <w:szCs w:val="24"/>
          <w:lang w:val="en-US"/>
        </w:rPr>
        <w:t>CoDa</w:t>
      </w:r>
      <w:proofErr w:type="spellEnd"/>
      <w:del w:id="7" w:author="Caspar van Lissa" w:date="2024-01-10T16:00:00Z">
        <w:r w:rsidR="008C1F44" w:rsidRPr="00B20E1B" w:rsidDel="004C5B1F">
          <w:rPr>
            <w:rFonts w:ascii="Times New Roman" w:hAnsi="Times New Roman" w:cs="Times New Roman"/>
            <w:sz w:val="24"/>
            <w:szCs w:val="24"/>
            <w:lang w:val="en-US"/>
          </w:rPr>
          <w:delText xml:space="preserve"> using text mining to identify relevant phenomena of cooperation</w:delText>
        </w:r>
      </w:del>
      <w:r w:rsidR="008C1F44" w:rsidRPr="00B20E1B">
        <w:rPr>
          <w:rFonts w:ascii="Times New Roman" w:hAnsi="Times New Roman" w:cs="Times New Roman"/>
          <w:sz w:val="24"/>
          <w:szCs w:val="24"/>
          <w:lang w:val="en-US"/>
        </w:rPr>
        <w:t>. We begin with a brief narrative review of relevant phenomena discussed about cooperation. Next, we analyze</w:t>
      </w:r>
      <w:r w:rsidR="008C1F44" w:rsidRPr="004C5B1F">
        <w:rPr>
          <w:rFonts w:ascii="Times New Roman" w:hAnsi="Times New Roman" w:cs="Times New Roman"/>
          <w:kern w:val="0"/>
          <w:sz w:val="24"/>
          <w:szCs w:val="24"/>
          <w:lang w:val="en-US"/>
        </w:rPr>
        <w:t xml:space="preserve"> </w:t>
      </w:r>
      <w:del w:id="8" w:author="Caspar van Lissa" w:date="2024-01-10T16:00:00Z">
        <w:r w:rsidR="008C1F44" w:rsidRPr="004C5B1F" w:rsidDel="004C5B1F">
          <w:rPr>
            <w:rFonts w:ascii="Times New Roman" w:hAnsi="Times New Roman" w:cs="Times New Roman"/>
            <w:kern w:val="0"/>
            <w:sz w:val="24"/>
            <w:szCs w:val="24"/>
            <w:lang w:val="en-US"/>
          </w:rPr>
          <w:delText xml:space="preserve">article keywords and </w:delText>
        </w:r>
      </w:del>
      <w:ins w:id="9" w:author="Caspar van Lissa" w:date="2024-01-10T16:00:00Z">
        <w:r w:rsidR="004C5B1F">
          <w:rPr>
            <w:rFonts w:ascii="Times New Roman" w:hAnsi="Times New Roman" w:cs="Times New Roman"/>
            <w:kern w:val="0"/>
            <w:sz w:val="24"/>
            <w:szCs w:val="24"/>
            <w:lang w:val="en-US"/>
          </w:rPr>
          <w:t xml:space="preserve">text data from paper </w:t>
        </w:r>
      </w:ins>
      <w:r w:rsidR="008C1F44" w:rsidRPr="004C5B1F">
        <w:rPr>
          <w:rFonts w:ascii="Times New Roman" w:hAnsi="Times New Roman" w:cs="Times New Roman"/>
          <w:kern w:val="0"/>
          <w:sz w:val="24"/>
          <w:szCs w:val="24"/>
          <w:lang w:val="en-US"/>
        </w:rPr>
        <w:t>abstracts using text mining</w:t>
      </w:r>
      <w:r w:rsidR="008C1F44" w:rsidRPr="00B20E1B">
        <w:rPr>
          <w:rFonts w:ascii="Times New Roman" w:hAnsi="Times New Roman" w:cs="Times New Roman"/>
          <w:kern w:val="0"/>
          <w:sz w:val="24"/>
          <w:szCs w:val="24"/>
          <w:lang w:val="en-US"/>
        </w:rPr>
        <w:t xml:space="preserve"> approaches</w:t>
      </w:r>
      <w:r w:rsidR="008C1F44" w:rsidRPr="004C5B1F">
        <w:rPr>
          <w:rFonts w:ascii="Times New Roman" w:hAnsi="Times New Roman" w:cs="Times New Roman"/>
          <w:kern w:val="0"/>
          <w:sz w:val="24"/>
          <w:szCs w:val="24"/>
          <w:lang w:val="en-US"/>
        </w:rPr>
        <w:t xml:space="preserve">, </w:t>
      </w:r>
      <w:r w:rsidR="008C1F44" w:rsidRPr="00B20E1B">
        <w:rPr>
          <w:rFonts w:ascii="Times New Roman" w:hAnsi="Times New Roman" w:cs="Times New Roman"/>
          <w:kern w:val="0"/>
          <w:sz w:val="24"/>
          <w:szCs w:val="24"/>
          <w:lang w:val="en-US"/>
        </w:rPr>
        <w:t>and use</w:t>
      </w:r>
      <w:r w:rsidR="008C1F44" w:rsidRPr="004C5B1F">
        <w:rPr>
          <w:rFonts w:ascii="Times New Roman" w:hAnsi="Times New Roman" w:cs="Times New Roman"/>
          <w:kern w:val="0"/>
          <w:sz w:val="24"/>
          <w:szCs w:val="24"/>
          <w:lang w:val="en-US"/>
        </w:rPr>
        <w:t xml:space="preserve"> term frequency as an</w:t>
      </w:r>
      <w:r w:rsidR="008C1F44" w:rsidRPr="00B20E1B">
        <w:rPr>
          <w:rFonts w:ascii="Times New Roman" w:hAnsi="Times New Roman" w:cs="Times New Roman"/>
          <w:kern w:val="0"/>
          <w:sz w:val="24"/>
          <w:szCs w:val="24"/>
          <w:lang w:val="en-US"/>
        </w:rPr>
        <w:t xml:space="preserve"> </w:t>
      </w:r>
      <w:r w:rsidR="008C1F44" w:rsidRPr="004C5B1F">
        <w:rPr>
          <w:rFonts w:ascii="Times New Roman" w:hAnsi="Times New Roman" w:cs="Times New Roman"/>
          <w:kern w:val="0"/>
          <w:sz w:val="24"/>
          <w:szCs w:val="24"/>
          <w:lang w:val="en-US"/>
        </w:rPr>
        <w:t xml:space="preserve">indicator of relevance and term co-occurrence as an indicator of association. </w:t>
      </w:r>
      <w:r w:rsidR="008C1F44" w:rsidRPr="00B20E1B">
        <w:rPr>
          <w:rFonts w:ascii="Times New Roman" w:hAnsi="Times New Roman" w:cs="Times New Roman"/>
          <w:kern w:val="0"/>
          <w:sz w:val="24"/>
          <w:szCs w:val="24"/>
          <w:lang w:val="en-US"/>
        </w:rPr>
        <w:t>We found…. These findings suggest…</w:t>
      </w:r>
    </w:p>
    <w:p w14:paraId="1D24C3C4" w14:textId="77777777"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p>
    <w:p w14:paraId="3B9EE1FF" w14:textId="77777777"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p>
    <w:p w14:paraId="08A8D85F" w14:textId="6AFC427D" w:rsidR="00B20E1B" w:rsidRPr="00B20E1B" w:rsidRDefault="00B20E1B" w:rsidP="008C1F44">
      <w:pPr>
        <w:autoSpaceDE w:val="0"/>
        <w:autoSpaceDN w:val="0"/>
        <w:adjustRightInd w:val="0"/>
        <w:spacing w:after="0" w:line="240" w:lineRule="auto"/>
        <w:rPr>
          <w:rFonts w:ascii="Times New Roman" w:hAnsi="Times New Roman" w:cs="Times New Roman"/>
          <w:b/>
          <w:bCs/>
          <w:kern w:val="0"/>
          <w:sz w:val="24"/>
          <w:szCs w:val="24"/>
          <w:lang w:val="en-US"/>
        </w:rPr>
      </w:pPr>
      <w:r w:rsidRPr="00B20E1B">
        <w:rPr>
          <w:rFonts w:ascii="Times New Roman" w:hAnsi="Times New Roman" w:cs="Times New Roman"/>
          <w:b/>
          <w:bCs/>
          <w:kern w:val="0"/>
          <w:sz w:val="24"/>
          <w:szCs w:val="24"/>
          <w:lang w:val="en-US"/>
        </w:rPr>
        <w:t xml:space="preserve">Introduction </w:t>
      </w:r>
    </w:p>
    <w:p w14:paraId="259900D2" w14:textId="77777777"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p>
    <w:p w14:paraId="07E03485" w14:textId="69B1CD76"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Points to make in the intro of the intro:</w:t>
      </w:r>
    </w:p>
    <w:p w14:paraId="6F4DE470" w14:textId="77777777"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p>
    <w:p w14:paraId="61F8EAE7" w14:textId="5DD26D5A"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There exist a diversity of disciplines that study cooperation, which often use different </w:t>
      </w:r>
      <w:r w:rsidR="00AD09A1">
        <w:rPr>
          <w:rFonts w:ascii="Times New Roman" w:hAnsi="Times New Roman" w:cs="Times New Roman"/>
          <w:kern w:val="0"/>
          <w:sz w:val="24"/>
          <w:szCs w:val="24"/>
          <w:lang w:val="en-US"/>
        </w:rPr>
        <w:t xml:space="preserve">theory and </w:t>
      </w:r>
      <w:r>
        <w:rPr>
          <w:rFonts w:ascii="Times New Roman" w:hAnsi="Times New Roman" w:cs="Times New Roman"/>
          <w:kern w:val="0"/>
          <w:sz w:val="24"/>
          <w:szCs w:val="24"/>
          <w:lang w:val="en-US"/>
        </w:rPr>
        <w:t xml:space="preserve">terms </w:t>
      </w:r>
      <w:r w:rsidR="00B94307">
        <w:rPr>
          <w:rFonts w:ascii="Times New Roman" w:hAnsi="Times New Roman" w:cs="Times New Roman"/>
          <w:kern w:val="0"/>
          <w:sz w:val="24"/>
          <w:szCs w:val="24"/>
          <w:lang w:val="en-US"/>
        </w:rPr>
        <w:t>for</w:t>
      </w:r>
      <w:r>
        <w:rPr>
          <w:rFonts w:ascii="Times New Roman" w:hAnsi="Times New Roman" w:cs="Times New Roman"/>
          <w:kern w:val="0"/>
          <w:sz w:val="24"/>
          <w:szCs w:val="24"/>
          <w:lang w:val="en-US"/>
        </w:rPr>
        <w:t xml:space="preserve"> sometimes similar constructs. </w:t>
      </w:r>
    </w:p>
    <w:p w14:paraId="2D46569D" w14:textId="77777777"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p>
    <w:p w14:paraId="3231F59E" w14:textId="1B151259" w:rsidR="00DB6AB9" w:rsidRDefault="00DB6AB9" w:rsidP="008C1F44">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There is a lack of integration across these disciplines </w:t>
      </w:r>
      <w:commentRangeStart w:id="10"/>
      <w:r>
        <w:rPr>
          <w:rFonts w:ascii="Times New Roman" w:hAnsi="Times New Roman" w:cs="Times New Roman"/>
          <w:kern w:val="0"/>
          <w:sz w:val="24"/>
          <w:szCs w:val="24"/>
          <w:lang w:val="en-US"/>
        </w:rPr>
        <w:t>(maybe show the two major communities in citation network</w:t>
      </w:r>
      <w:r w:rsidR="00E11F3E">
        <w:rPr>
          <w:rFonts w:ascii="Times New Roman" w:hAnsi="Times New Roman" w:cs="Times New Roman"/>
          <w:kern w:val="0"/>
          <w:sz w:val="24"/>
          <w:szCs w:val="24"/>
          <w:lang w:val="en-US"/>
        </w:rPr>
        <w:t xml:space="preserve"> of Coda)</w:t>
      </w:r>
      <w:commentRangeEnd w:id="10"/>
      <w:r w:rsidR="0019169D">
        <w:rPr>
          <w:rStyle w:val="CommentReference"/>
        </w:rPr>
        <w:commentReference w:id="10"/>
      </w:r>
    </w:p>
    <w:p w14:paraId="79DB59B1" w14:textId="77777777" w:rsidR="00DB6AB9" w:rsidRDefault="00DB6AB9" w:rsidP="008C1F44">
      <w:pPr>
        <w:autoSpaceDE w:val="0"/>
        <w:autoSpaceDN w:val="0"/>
        <w:adjustRightInd w:val="0"/>
        <w:spacing w:after="0" w:line="240" w:lineRule="auto"/>
        <w:rPr>
          <w:rFonts w:ascii="Times New Roman" w:hAnsi="Times New Roman" w:cs="Times New Roman"/>
          <w:kern w:val="0"/>
          <w:sz w:val="24"/>
          <w:szCs w:val="24"/>
          <w:lang w:val="en-US"/>
        </w:rPr>
      </w:pPr>
    </w:p>
    <w:p w14:paraId="016B2868" w14:textId="13541DFB"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Text analysis can reduce bias in providing an overview of a literature, such as confirmation bias</w:t>
      </w:r>
    </w:p>
    <w:p w14:paraId="60A0E475" w14:textId="77777777"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p>
    <w:p w14:paraId="3F573610" w14:textId="3AF1C463"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Text analysis can provide a broad overview, relative to narrative reviews and meta-analyses that are often restricted to specific phenomenon (e.g., ingroup favoritism, punishment/reward). </w:t>
      </w:r>
    </w:p>
    <w:p w14:paraId="132B16F5" w14:textId="77777777"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p>
    <w:p w14:paraId="193FB895" w14:textId="7372A6AB" w:rsidR="00B20E1B" w:rsidRPr="00E11F3E" w:rsidRDefault="007579A2" w:rsidP="008C1F44">
      <w:pPr>
        <w:autoSpaceDE w:val="0"/>
        <w:autoSpaceDN w:val="0"/>
        <w:adjustRightInd w:val="0"/>
        <w:spacing w:after="0" w:line="240" w:lineRule="auto"/>
        <w:rPr>
          <w:rFonts w:ascii="Times New Roman" w:hAnsi="Times New Roman" w:cs="Times New Roman"/>
          <w:i/>
          <w:iCs/>
          <w:kern w:val="0"/>
          <w:sz w:val="24"/>
          <w:szCs w:val="24"/>
          <w:lang w:val="en-US"/>
        </w:rPr>
      </w:pPr>
      <w:r>
        <w:rPr>
          <w:rFonts w:ascii="Times New Roman" w:hAnsi="Times New Roman" w:cs="Times New Roman"/>
          <w:i/>
          <w:iCs/>
          <w:kern w:val="0"/>
          <w:sz w:val="24"/>
          <w:szCs w:val="24"/>
          <w:lang w:val="en-US"/>
        </w:rPr>
        <w:t xml:space="preserve">Major </w:t>
      </w:r>
      <w:r w:rsidR="00B20E1B" w:rsidRPr="00E11F3E">
        <w:rPr>
          <w:rFonts w:ascii="Times New Roman" w:hAnsi="Times New Roman" w:cs="Times New Roman"/>
          <w:i/>
          <w:iCs/>
          <w:kern w:val="0"/>
          <w:sz w:val="24"/>
          <w:szCs w:val="24"/>
          <w:lang w:val="en-US"/>
        </w:rPr>
        <w:t>Contributions include:</w:t>
      </w:r>
    </w:p>
    <w:p w14:paraId="33645C0D" w14:textId="77777777" w:rsidR="00B20E1B" w:rsidRDefault="00B20E1B" w:rsidP="008C1F44">
      <w:pPr>
        <w:autoSpaceDE w:val="0"/>
        <w:autoSpaceDN w:val="0"/>
        <w:adjustRightInd w:val="0"/>
        <w:spacing w:after="0" w:line="240" w:lineRule="auto"/>
        <w:rPr>
          <w:rFonts w:ascii="Times New Roman" w:hAnsi="Times New Roman" w:cs="Times New Roman"/>
          <w:kern w:val="0"/>
          <w:sz w:val="24"/>
          <w:szCs w:val="24"/>
          <w:lang w:val="en-US"/>
        </w:rPr>
      </w:pPr>
    </w:p>
    <w:p w14:paraId="043C7895" w14:textId="45DEC0E5" w:rsidR="00B44EF1" w:rsidRPr="004C5B1F" w:rsidRDefault="00B20E1B" w:rsidP="00B20E1B">
      <w:pPr>
        <w:pStyle w:val="ListParagraph"/>
        <w:numPr>
          <w:ilvl w:val="0"/>
          <w:numId w:val="1"/>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Identify </w:t>
      </w:r>
      <w:del w:id="11" w:author="Caspar van Lissa" w:date="2024-01-10T16:04:00Z">
        <w:r w:rsidDel="0019169D">
          <w:rPr>
            <w:rFonts w:ascii="Times New Roman" w:hAnsi="Times New Roman" w:cs="Times New Roman"/>
            <w:kern w:val="0"/>
            <w:sz w:val="24"/>
            <w:szCs w:val="24"/>
            <w:lang w:val="en-US"/>
          </w:rPr>
          <w:delText xml:space="preserve">phenomenon </w:delText>
        </w:r>
      </w:del>
      <w:ins w:id="12" w:author="Caspar van Lissa" w:date="2024-01-10T16:04:00Z">
        <w:r w:rsidR="0019169D">
          <w:rPr>
            <w:rFonts w:ascii="Times New Roman" w:hAnsi="Times New Roman" w:cs="Times New Roman"/>
            <w:kern w:val="0"/>
            <w:sz w:val="24"/>
            <w:szCs w:val="24"/>
            <w:lang w:val="en-US"/>
          </w:rPr>
          <w:t>phenomen</w:t>
        </w:r>
        <w:r w:rsidR="0019169D">
          <w:rPr>
            <w:rFonts w:ascii="Times New Roman" w:hAnsi="Times New Roman" w:cs="Times New Roman"/>
            <w:kern w:val="0"/>
            <w:sz w:val="24"/>
            <w:szCs w:val="24"/>
            <w:lang w:val="en-US"/>
          </w:rPr>
          <w:t>a</w:t>
        </w:r>
        <w:r w:rsidR="0019169D">
          <w:rPr>
            <w:rFonts w:ascii="Times New Roman" w:hAnsi="Times New Roman" w:cs="Times New Roman"/>
            <w:kern w:val="0"/>
            <w:sz w:val="24"/>
            <w:szCs w:val="24"/>
            <w:lang w:val="en-US"/>
          </w:rPr>
          <w:t xml:space="preserve"> </w:t>
        </w:r>
      </w:ins>
      <w:r>
        <w:rPr>
          <w:rFonts w:ascii="Times New Roman" w:hAnsi="Times New Roman" w:cs="Times New Roman"/>
          <w:kern w:val="0"/>
          <w:sz w:val="24"/>
          <w:szCs w:val="24"/>
          <w:lang w:val="en-US"/>
        </w:rPr>
        <w:t>for theory development of cooperation</w:t>
      </w:r>
    </w:p>
    <w:p w14:paraId="3809D7E8" w14:textId="67604EDE" w:rsidR="00B20E1B" w:rsidRPr="004C5B1F" w:rsidRDefault="00B44EF1" w:rsidP="00B44EF1">
      <w:pPr>
        <w:pStyle w:val="ListParagraph"/>
        <w:numPr>
          <w:ilvl w:val="1"/>
          <w:numId w:val="1"/>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Spec</w:t>
      </w:r>
      <w:r w:rsidR="00D3730D">
        <w:rPr>
          <w:rFonts w:ascii="Times New Roman" w:hAnsi="Times New Roman" w:cs="Times New Roman"/>
          <w:kern w:val="0"/>
          <w:sz w:val="24"/>
          <w:szCs w:val="24"/>
          <w:lang w:val="en-US"/>
        </w:rPr>
        <w:t>ific</w:t>
      </w:r>
      <w:r>
        <w:rPr>
          <w:rFonts w:ascii="Times New Roman" w:hAnsi="Times New Roman" w:cs="Times New Roman"/>
          <w:kern w:val="0"/>
          <w:sz w:val="24"/>
          <w:szCs w:val="24"/>
          <w:lang w:val="en-US"/>
        </w:rPr>
        <w:t xml:space="preserve">ally identify </w:t>
      </w:r>
      <w:r w:rsidR="00D3730D">
        <w:rPr>
          <w:rFonts w:ascii="Times New Roman" w:hAnsi="Times New Roman" w:cs="Times New Roman"/>
          <w:kern w:val="0"/>
          <w:sz w:val="24"/>
          <w:szCs w:val="24"/>
          <w:lang w:val="en-US"/>
        </w:rPr>
        <w:t xml:space="preserve">most relevant phenomena for cooperation </w:t>
      </w:r>
      <w:r w:rsidR="00B20E1B">
        <w:rPr>
          <w:rFonts w:ascii="Times New Roman" w:hAnsi="Times New Roman" w:cs="Times New Roman"/>
          <w:kern w:val="0"/>
          <w:sz w:val="24"/>
          <w:szCs w:val="24"/>
          <w:lang w:val="en-US"/>
        </w:rPr>
        <w:t xml:space="preserve"> </w:t>
      </w:r>
    </w:p>
    <w:p w14:paraId="764938E4" w14:textId="683CEBE3" w:rsidR="00B20E1B" w:rsidRPr="004C5B1F" w:rsidRDefault="00B20E1B" w:rsidP="00B20E1B">
      <w:pPr>
        <w:pStyle w:val="ListParagraph"/>
        <w:numPr>
          <w:ilvl w:val="0"/>
          <w:numId w:val="1"/>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Generate new insights about associations between constructs in the literature. </w:t>
      </w:r>
    </w:p>
    <w:p w14:paraId="157BB702" w14:textId="21D9D9CD" w:rsidR="00B20E1B" w:rsidRPr="004C5B1F" w:rsidRDefault="00D3730D" w:rsidP="00B20E1B">
      <w:pPr>
        <w:pStyle w:val="ListParagraph"/>
        <w:numPr>
          <w:ilvl w:val="1"/>
          <w:numId w:val="1"/>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Map relationships between phenomena (co-occurrence in studies)</w:t>
      </w:r>
    </w:p>
    <w:p w14:paraId="0320250E" w14:textId="377481AD" w:rsidR="00D3730D" w:rsidRDefault="00D3730D" w:rsidP="00D3730D">
      <w:pPr>
        <w:pStyle w:val="ListParagraph"/>
        <w:numPr>
          <w:ilvl w:val="0"/>
          <w:numId w:val="1"/>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This will help to integrate the literature</w:t>
      </w:r>
    </w:p>
    <w:p w14:paraId="054934C5" w14:textId="11CF0CC8" w:rsidR="00D3730D" w:rsidRPr="00D3730D" w:rsidRDefault="00D3730D" w:rsidP="00D3730D">
      <w:pPr>
        <w:pStyle w:val="ListParagraph"/>
        <w:numPr>
          <w:ilvl w:val="0"/>
          <w:numId w:val="1"/>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This helps to lay the foundation for theory development</w:t>
      </w:r>
    </w:p>
    <w:p w14:paraId="6EEAD15E" w14:textId="77777777" w:rsidR="00D3730D" w:rsidRPr="004C5B1F" w:rsidRDefault="00D3730D" w:rsidP="00B20E1B">
      <w:pPr>
        <w:autoSpaceDE w:val="0"/>
        <w:autoSpaceDN w:val="0"/>
        <w:adjustRightInd w:val="0"/>
        <w:spacing w:after="0" w:line="240" w:lineRule="auto"/>
        <w:rPr>
          <w:rFonts w:ascii="Times New Roman" w:hAnsi="Times New Roman" w:cs="Times New Roman"/>
          <w:kern w:val="0"/>
          <w:sz w:val="24"/>
          <w:szCs w:val="24"/>
          <w:lang w:val="en-US"/>
        </w:rPr>
      </w:pPr>
    </w:p>
    <w:p w14:paraId="52EAF0C3" w14:textId="58DB7B66" w:rsidR="00B20E1B" w:rsidRPr="00B20E1B" w:rsidRDefault="00B44EF1" w:rsidP="00B20E1B">
      <w:pPr>
        <w:autoSpaceDE w:val="0"/>
        <w:autoSpaceDN w:val="0"/>
        <w:adjustRightInd w:val="0"/>
        <w:spacing w:after="0" w:line="240" w:lineRule="auto"/>
        <w:rPr>
          <w:rFonts w:ascii="Times New Roman" w:hAnsi="Times New Roman" w:cs="Times New Roman"/>
          <w:b/>
          <w:bCs/>
          <w:kern w:val="0"/>
          <w:sz w:val="24"/>
          <w:szCs w:val="24"/>
          <w:lang w:val="en-US"/>
        </w:rPr>
      </w:pPr>
      <w:r>
        <w:rPr>
          <w:rFonts w:ascii="Times New Roman" w:hAnsi="Times New Roman" w:cs="Times New Roman"/>
          <w:b/>
          <w:bCs/>
          <w:kern w:val="0"/>
          <w:sz w:val="24"/>
          <w:szCs w:val="24"/>
          <w:lang w:val="en-US"/>
        </w:rPr>
        <w:t>Broad overview</w:t>
      </w:r>
      <w:r w:rsidR="00B20E1B" w:rsidRPr="00B20E1B">
        <w:rPr>
          <w:rFonts w:ascii="Times New Roman" w:hAnsi="Times New Roman" w:cs="Times New Roman"/>
          <w:b/>
          <w:bCs/>
          <w:kern w:val="0"/>
          <w:sz w:val="24"/>
          <w:szCs w:val="24"/>
          <w:lang w:val="en-US"/>
        </w:rPr>
        <w:t xml:space="preserve"> of past theory of cooperation </w:t>
      </w:r>
      <w:r>
        <w:rPr>
          <w:rFonts w:ascii="Times New Roman" w:hAnsi="Times New Roman" w:cs="Times New Roman"/>
          <w:b/>
          <w:bCs/>
          <w:kern w:val="0"/>
          <w:sz w:val="24"/>
          <w:szCs w:val="24"/>
          <w:lang w:val="en-US"/>
        </w:rPr>
        <w:t>(emphasizing one of the latest most influential narrative reviews on cooperation from that perspective</w:t>
      </w:r>
      <w:r w:rsidR="00877271">
        <w:rPr>
          <w:rFonts w:ascii="Times New Roman" w:hAnsi="Times New Roman" w:cs="Times New Roman"/>
          <w:b/>
          <w:bCs/>
          <w:kern w:val="0"/>
          <w:sz w:val="24"/>
          <w:szCs w:val="24"/>
          <w:lang w:val="en-US"/>
        </w:rPr>
        <w:t>, and the key concepts discussed in those narrative reviews</w:t>
      </w:r>
      <w:r>
        <w:rPr>
          <w:rFonts w:ascii="Times New Roman" w:hAnsi="Times New Roman" w:cs="Times New Roman"/>
          <w:b/>
          <w:bCs/>
          <w:kern w:val="0"/>
          <w:sz w:val="24"/>
          <w:szCs w:val="24"/>
          <w:lang w:val="en-US"/>
        </w:rPr>
        <w:t xml:space="preserve">). </w:t>
      </w:r>
    </w:p>
    <w:p w14:paraId="06C5E824" w14:textId="77777777" w:rsidR="00B20E1B" w:rsidRDefault="00B20E1B" w:rsidP="00B20E1B">
      <w:pPr>
        <w:autoSpaceDE w:val="0"/>
        <w:autoSpaceDN w:val="0"/>
        <w:adjustRightInd w:val="0"/>
        <w:spacing w:after="0" w:line="240" w:lineRule="auto"/>
        <w:rPr>
          <w:rFonts w:ascii="Times New Roman" w:hAnsi="Times New Roman" w:cs="Times New Roman"/>
          <w:kern w:val="0"/>
          <w:sz w:val="24"/>
          <w:szCs w:val="24"/>
          <w:lang w:val="en-US"/>
        </w:rPr>
      </w:pPr>
    </w:p>
    <w:p w14:paraId="243DECCA" w14:textId="5A6C44EE" w:rsidR="00B20E1B" w:rsidRDefault="00B20E1B" w:rsidP="00B20E1B">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Initial work from 1950-1970’s was descriptive and lacked theory.</w:t>
      </w:r>
    </w:p>
    <w:p w14:paraId="02BE70B3" w14:textId="4F3A7AA8" w:rsidR="00B44EF1" w:rsidRPr="00B44EF1" w:rsidRDefault="00B20E1B" w:rsidP="00B44EF1">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80’s onwards in psychology has mostly involved mini-theories of effects, and categorization/classification of effects (e.g., structural versus motivational solutions)</w:t>
      </w:r>
      <w:r w:rsidR="00B44EF1">
        <w:rPr>
          <w:rFonts w:ascii="Times New Roman" w:hAnsi="Times New Roman" w:cs="Times New Roman"/>
          <w:kern w:val="0"/>
          <w:sz w:val="24"/>
          <w:szCs w:val="24"/>
          <w:lang w:val="en-US"/>
        </w:rPr>
        <w:tab/>
        <w:t>a. Van Lange, Joireman et al. (2013)</w:t>
      </w:r>
    </w:p>
    <w:p w14:paraId="544A6CD6" w14:textId="3262DAFF" w:rsidR="00B20E1B" w:rsidRDefault="00B20E1B" w:rsidP="00B20E1B">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Game theory, and subsequently psychological game theory and behavioral economics, have direct much research from 1970’s onwards</w:t>
      </w:r>
    </w:p>
    <w:p w14:paraId="025FE5E3" w14:textId="4D5A25CA" w:rsidR="00B44EF1" w:rsidRDefault="00B44EF1" w:rsidP="00B44EF1">
      <w:pPr>
        <w:pStyle w:val="ListParagraph"/>
        <w:numPr>
          <w:ilvl w:val="1"/>
          <w:numId w:val="2"/>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Ledyard (1995)? Ask Simon about a recent one? </w:t>
      </w:r>
    </w:p>
    <w:p w14:paraId="3F6A8D36" w14:textId="4821D7C9" w:rsidR="00B20E1B" w:rsidRDefault="00B20E1B" w:rsidP="00B20E1B">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Evolutionary theory, evolutionary game theory and evolutionary psychology, form an established theoretical approach to cooperation. </w:t>
      </w:r>
    </w:p>
    <w:p w14:paraId="47404C0C" w14:textId="7D16A13F" w:rsidR="00B44EF1" w:rsidRPr="00B44EF1" w:rsidRDefault="00B44EF1" w:rsidP="00B44EF1">
      <w:pPr>
        <w:pStyle w:val="ListParagraph"/>
        <w:numPr>
          <w:ilvl w:val="1"/>
          <w:numId w:val="2"/>
        </w:numPr>
        <w:autoSpaceDE w:val="0"/>
        <w:autoSpaceDN w:val="0"/>
        <w:adjustRightInd w:val="0"/>
        <w:spacing w:after="0" w:line="240" w:lineRule="auto"/>
        <w:rPr>
          <w:rFonts w:ascii="Times New Roman" w:hAnsi="Times New Roman" w:cs="Times New Roman"/>
          <w:kern w:val="0"/>
          <w:sz w:val="24"/>
          <w:szCs w:val="24"/>
          <w:lang w:val="fr-FR"/>
        </w:rPr>
      </w:pPr>
      <w:proofErr w:type="spellStart"/>
      <w:r w:rsidRPr="00B44EF1">
        <w:rPr>
          <w:rFonts w:ascii="Times New Roman" w:hAnsi="Times New Roman" w:cs="Times New Roman"/>
          <w:kern w:val="0"/>
          <w:sz w:val="24"/>
          <w:szCs w:val="24"/>
          <w:lang w:val="fr-FR"/>
        </w:rPr>
        <w:t>Kurzban</w:t>
      </w:r>
      <w:proofErr w:type="spellEnd"/>
      <w:r w:rsidRPr="00B44EF1">
        <w:rPr>
          <w:rFonts w:ascii="Times New Roman" w:hAnsi="Times New Roman" w:cs="Times New Roman"/>
          <w:kern w:val="0"/>
          <w:sz w:val="24"/>
          <w:szCs w:val="24"/>
          <w:lang w:val="fr-FR"/>
        </w:rPr>
        <w:t xml:space="preserve"> et al. (2015); Rand a</w:t>
      </w:r>
      <w:r>
        <w:rPr>
          <w:rFonts w:ascii="Times New Roman" w:hAnsi="Times New Roman" w:cs="Times New Roman"/>
          <w:kern w:val="0"/>
          <w:sz w:val="24"/>
          <w:szCs w:val="24"/>
          <w:lang w:val="fr-FR"/>
        </w:rPr>
        <w:t>nd Nowak (2013)</w:t>
      </w:r>
    </w:p>
    <w:p w14:paraId="2177195D" w14:textId="77777777" w:rsidR="00B44EF1" w:rsidRDefault="00B20E1B" w:rsidP="00B20E1B">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Theory of culture and cultural processes have also informed cooperation.</w:t>
      </w:r>
    </w:p>
    <w:p w14:paraId="5395C38B" w14:textId="054A98D0" w:rsidR="00B44EF1" w:rsidRDefault="00B44EF1" w:rsidP="00B44EF1">
      <w:pPr>
        <w:pStyle w:val="ListParagraph"/>
        <w:numPr>
          <w:ilvl w:val="1"/>
          <w:numId w:val="2"/>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Henrich et al., (2021)</w:t>
      </w:r>
    </w:p>
    <w:p w14:paraId="1FDBC10E" w14:textId="3B62A70C" w:rsidR="00B44EF1" w:rsidRDefault="00B44EF1" w:rsidP="00B44EF1">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Theory of the development of cooperation</w:t>
      </w:r>
    </w:p>
    <w:p w14:paraId="2A15CB59" w14:textId="2E8FC2E8" w:rsidR="00B44EF1" w:rsidRPr="00B44EF1" w:rsidRDefault="00B44EF1" w:rsidP="00B44EF1">
      <w:pPr>
        <w:pStyle w:val="ListParagraph"/>
        <w:numPr>
          <w:ilvl w:val="1"/>
          <w:numId w:val="2"/>
        </w:numPr>
        <w:autoSpaceDE w:val="0"/>
        <w:autoSpaceDN w:val="0"/>
        <w:adjustRightInd w:val="0"/>
        <w:spacing w:after="0" w:line="240" w:lineRule="auto"/>
        <w:rPr>
          <w:rFonts w:ascii="Times New Roman" w:hAnsi="Times New Roman" w:cs="Times New Roman"/>
          <w:kern w:val="0"/>
          <w:sz w:val="24"/>
          <w:szCs w:val="24"/>
          <w:lang w:val="en-US"/>
        </w:rPr>
      </w:pPr>
      <w:proofErr w:type="spellStart"/>
      <w:r>
        <w:rPr>
          <w:rFonts w:ascii="Times New Roman" w:hAnsi="Times New Roman" w:cs="Times New Roman"/>
          <w:kern w:val="0"/>
          <w:sz w:val="24"/>
          <w:szCs w:val="24"/>
          <w:lang w:val="en-US"/>
        </w:rPr>
        <w:t>Warneken</w:t>
      </w:r>
      <w:proofErr w:type="spellEnd"/>
      <w:r>
        <w:rPr>
          <w:rFonts w:ascii="Times New Roman" w:hAnsi="Times New Roman" w:cs="Times New Roman"/>
          <w:kern w:val="0"/>
          <w:sz w:val="24"/>
          <w:szCs w:val="24"/>
          <w:lang w:val="en-US"/>
        </w:rPr>
        <w:t xml:space="preserve"> (2018)</w:t>
      </w:r>
    </w:p>
    <w:p w14:paraId="43B5C4B3" w14:textId="0533F266" w:rsidR="00B44EF1" w:rsidRDefault="00DA3B91" w:rsidP="00DA3B91">
      <w:pPr>
        <w:pStyle w:val="ListParagraph"/>
        <w:numPr>
          <w:ilvl w:val="0"/>
          <w:numId w:val="2"/>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Neuro</w:t>
      </w:r>
      <w:r w:rsidR="00481A7A">
        <w:rPr>
          <w:rFonts w:ascii="Times New Roman" w:hAnsi="Times New Roman" w:cs="Times New Roman"/>
          <w:kern w:val="0"/>
          <w:sz w:val="24"/>
          <w:szCs w:val="24"/>
          <w:lang w:val="en-US"/>
        </w:rPr>
        <w:t xml:space="preserve">science of cooperation? </w:t>
      </w:r>
    </w:p>
    <w:p w14:paraId="3DFBC6C0" w14:textId="77777777" w:rsidR="00481A7A" w:rsidRDefault="00481A7A" w:rsidP="00481A7A">
      <w:pPr>
        <w:autoSpaceDE w:val="0"/>
        <w:autoSpaceDN w:val="0"/>
        <w:adjustRightInd w:val="0"/>
        <w:spacing w:after="0" w:line="240" w:lineRule="auto"/>
        <w:rPr>
          <w:rFonts w:ascii="Times New Roman" w:hAnsi="Times New Roman" w:cs="Times New Roman"/>
          <w:kern w:val="0"/>
          <w:sz w:val="24"/>
          <w:szCs w:val="24"/>
          <w:lang w:val="en-US"/>
        </w:rPr>
      </w:pPr>
    </w:p>
    <w:p w14:paraId="2C01EEBC" w14:textId="77777777" w:rsidR="00481A7A" w:rsidRPr="00481A7A" w:rsidRDefault="00481A7A" w:rsidP="00481A7A">
      <w:pPr>
        <w:autoSpaceDE w:val="0"/>
        <w:autoSpaceDN w:val="0"/>
        <w:adjustRightInd w:val="0"/>
        <w:spacing w:after="0" w:line="240" w:lineRule="auto"/>
        <w:rPr>
          <w:rFonts w:ascii="Times New Roman" w:hAnsi="Times New Roman" w:cs="Times New Roman"/>
          <w:kern w:val="0"/>
          <w:sz w:val="24"/>
          <w:szCs w:val="24"/>
          <w:lang w:val="en-US"/>
        </w:rPr>
      </w:pPr>
    </w:p>
    <w:p w14:paraId="7B10B8C2" w14:textId="615093C3" w:rsidR="00B44EF1" w:rsidRDefault="00B44EF1" w:rsidP="00B44EF1">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For each section we may include a paragraph that outlines some of the most important influences on cooperation from that perspective, and which </w:t>
      </w:r>
      <w:r w:rsidR="00481A7A">
        <w:rPr>
          <w:rFonts w:ascii="Times New Roman" w:hAnsi="Times New Roman" w:cs="Times New Roman"/>
          <w:kern w:val="0"/>
          <w:sz w:val="24"/>
          <w:szCs w:val="24"/>
          <w:lang w:val="en-US"/>
        </w:rPr>
        <w:t>ha</w:t>
      </w:r>
      <w:r w:rsidR="00685292">
        <w:rPr>
          <w:rFonts w:ascii="Times New Roman" w:hAnsi="Times New Roman" w:cs="Times New Roman"/>
          <w:kern w:val="0"/>
          <w:sz w:val="24"/>
          <w:szCs w:val="24"/>
          <w:lang w:val="en-US"/>
        </w:rPr>
        <w:t>ve been</w:t>
      </w:r>
      <w:r>
        <w:rPr>
          <w:rFonts w:ascii="Times New Roman" w:hAnsi="Times New Roman" w:cs="Times New Roman"/>
          <w:kern w:val="0"/>
          <w:sz w:val="24"/>
          <w:szCs w:val="24"/>
          <w:lang w:val="en-US"/>
        </w:rPr>
        <w:t xml:space="preserve"> emphasized in the narrative review. </w:t>
      </w:r>
    </w:p>
    <w:p w14:paraId="78F41CDE" w14:textId="77777777" w:rsidR="00B44EF1" w:rsidRDefault="00B44EF1" w:rsidP="00B44EF1">
      <w:pPr>
        <w:autoSpaceDE w:val="0"/>
        <w:autoSpaceDN w:val="0"/>
        <w:adjustRightInd w:val="0"/>
        <w:spacing w:after="0" w:line="240" w:lineRule="auto"/>
        <w:rPr>
          <w:rFonts w:ascii="Times New Roman" w:hAnsi="Times New Roman" w:cs="Times New Roman"/>
          <w:kern w:val="0"/>
          <w:sz w:val="24"/>
          <w:szCs w:val="24"/>
          <w:lang w:val="en-US"/>
        </w:rPr>
      </w:pPr>
    </w:p>
    <w:p w14:paraId="074CF422" w14:textId="77777777" w:rsidR="00B44EF1" w:rsidRDefault="00B44EF1" w:rsidP="00B44EF1">
      <w:pPr>
        <w:autoSpaceDE w:val="0"/>
        <w:autoSpaceDN w:val="0"/>
        <w:adjustRightInd w:val="0"/>
        <w:spacing w:after="0" w:line="240" w:lineRule="auto"/>
        <w:rPr>
          <w:rFonts w:ascii="Times New Roman" w:hAnsi="Times New Roman" w:cs="Times New Roman"/>
          <w:kern w:val="0"/>
          <w:sz w:val="24"/>
          <w:szCs w:val="24"/>
          <w:lang w:val="en-US"/>
        </w:rPr>
      </w:pPr>
      <w:commentRangeStart w:id="13"/>
      <w:r>
        <w:rPr>
          <w:rFonts w:ascii="Times New Roman" w:hAnsi="Times New Roman" w:cs="Times New Roman"/>
          <w:kern w:val="0"/>
          <w:sz w:val="24"/>
          <w:szCs w:val="24"/>
          <w:lang w:val="en-US"/>
        </w:rPr>
        <w:t>Maybe in this section we make a point that different approaches have used different language to discuss highly similar phenomena. For example, psychologists study social motives/values, while game theory discusses social preferences, evolutionary theory discusses welfare-tradeoff ratios, and cultural theory discusses cultural values (e.g., benevolence/</w:t>
      </w:r>
      <w:proofErr w:type="spellStart"/>
      <w:r>
        <w:rPr>
          <w:rFonts w:ascii="Times New Roman" w:hAnsi="Times New Roman" w:cs="Times New Roman"/>
          <w:kern w:val="0"/>
          <w:sz w:val="24"/>
          <w:szCs w:val="24"/>
          <w:lang w:val="en-US"/>
        </w:rPr>
        <w:t>univeralism</w:t>
      </w:r>
      <w:proofErr w:type="spellEnd"/>
      <w:r>
        <w:rPr>
          <w:rFonts w:ascii="Times New Roman" w:hAnsi="Times New Roman" w:cs="Times New Roman"/>
          <w:kern w:val="0"/>
          <w:sz w:val="24"/>
          <w:szCs w:val="24"/>
          <w:lang w:val="en-US"/>
        </w:rPr>
        <w:t xml:space="preserve">). </w:t>
      </w:r>
      <w:commentRangeEnd w:id="13"/>
      <w:r w:rsidR="0019169D">
        <w:rPr>
          <w:rStyle w:val="CommentReference"/>
        </w:rPr>
        <w:commentReference w:id="13"/>
      </w:r>
    </w:p>
    <w:p w14:paraId="2EB64E46" w14:textId="77777777" w:rsidR="00B44EF1" w:rsidRDefault="00B44EF1" w:rsidP="00B44EF1">
      <w:pPr>
        <w:autoSpaceDE w:val="0"/>
        <w:autoSpaceDN w:val="0"/>
        <w:adjustRightInd w:val="0"/>
        <w:spacing w:after="0" w:line="240" w:lineRule="auto"/>
        <w:rPr>
          <w:rFonts w:ascii="Times New Roman" w:hAnsi="Times New Roman" w:cs="Times New Roman"/>
          <w:kern w:val="0"/>
          <w:sz w:val="24"/>
          <w:szCs w:val="24"/>
          <w:lang w:val="en-US"/>
        </w:rPr>
      </w:pPr>
    </w:p>
    <w:p w14:paraId="61CFB1A0" w14:textId="571C7E13" w:rsidR="00B20E1B" w:rsidRDefault="00B44EF1" w:rsidP="00B44EF1">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Limitations of existing theory include: </w:t>
      </w:r>
      <w:r w:rsidRPr="00B44EF1">
        <w:rPr>
          <w:rFonts w:ascii="Times New Roman" w:hAnsi="Times New Roman" w:cs="Times New Roman"/>
          <w:kern w:val="0"/>
          <w:sz w:val="24"/>
          <w:szCs w:val="24"/>
          <w:lang w:val="en-US"/>
        </w:rPr>
        <w:t>No integration across disciplines, different levels of explanation</w:t>
      </w:r>
      <w:r w:rsidR="002A5E71">
        <w:rPr>
          <w:rFonts w:ascii="Times New Roman" w:hAnsi="Times New Roman" w:cs="Times New Roman"/>
          <w:kern w:val="0"/>
          <w:sz w:val="24"/>
          <w:szCs w:val="24"/>
          <w:lang w:val="en-US"/>
        </w:rPr>
        <w:t xml:space="preserve"> that have not been inter-related</w:t>
      </w:r>
      <w:r w:rsidRPr="00B44EF1">
        <w:rPr>
          <w:rFonts w:ascii="Times New Roman" w:hAnsi="Times New Roman" w:cs="Times New Roman"/>
          <w:kern w:val="0"/>
          <w:sz w:val="24"/>
          <w:szCs w:val="24"/>
          <w:lang w:val="en-US"/>
        </w:rPr>
        <w:t xml:space="preserve">, different levels of specificity to phenomena, different languages across disciplines, disciplines are stuck in citation bubbles or communities. </w:t>
      </w:r>
      <w:r w:rsidR="00B20E1B" w:rsidRPr="00B44EF1">
        <w:rPr>
          <w:rFonts w:ascii="Times New Roman" w:hAnsi="Times New Roman" w:cs="Times New Roman"/>
          <w:kern w:val="0"/>
          <w:sz w:val="24"/>
          <w:szCs w:val="24"/>
          <w:lang w:val="en-US"/>
        </w:rPr>
        <w:t xml:space="preserve"> </w:t>
      </w:r>
    </w:p>
    <w:p w14:paraId="3E7800A9" w14:textId="77777777" w:rsidR="00D3730D" w:rsidRDefault="00D3730D" w:rsidP="00B44EF1">
      <w:pPr>
        <w:autoSpaceDE w:val="0"/>
        <w:autoSpaceDN w:val="0"/>
        <w:adjustRightInd w:val="0"/>
        <w:spacing w:after="0" w:line="240" w:lineRule="auto"/>
        <w:rPr>
          <w:rFonts w:ascii="Times New Roman" w:hAnsi="Times New Roman" w:cs="Times New Roman"/>
          <w:kern w:val="0"/>
          <w:sz w:val="24"/>
          <w:szCs w:val="24"/>
          <w:lang w:val="en-US"/>
        </w:rPr>
      </w:pPr>
    </w:p>
    <w:p w14:paraId="48B47321" w14:textId="19BEF68F" w:rsidR="00D3730D" w:rsidRPr="002A5E71" w:rsidRDefault="00D3730D" w:rsidP="00B44EF1">
      <w:pPr>
        <w:autoSpaceDE w:val="0"/>
        <w:autoSpaceDN w:val="0"/>
        <w:adjustRightInd w:val="0"/>
        <w:spacing w:after="0" w:line="240" w:lineRule="auto"/>
        <w:rPr>
          <w:rFonts w:ascii="Times New Roman" w:hAnsi="Times New Roman" w:cs="Times New Roman"/>
          <w:b/>
          <w:bCs/>
          <w:kern w:val="0"/>
          <w:sz w:val="24"/>
          <w:szCs w:val="24"/>
          <w:lang w:val="en-US"/>
        </w:rPr>
      </w:pPr>
      <w:r w:rsidRPr="002A5E71">
        <w:rPr>
          <w:rFonts w:ascii="Times New Roman" w:hAnsi="Times New Roman" w:cs="Times New Roman"/>
          <w:b/>
          <w:bCs/>
          <w:kern w:val="0"/>
          <w:sz w:val="24"/>
          <w:szCs w:val="24"/>
          <w:lang w:val="en-US"/>
        </w:rPr>
        <w:t>Discussion</w:t>
      </w:r>
    </w:p>
    <w:p w14:paraId="488275E4" w14:textId="77777777" w:rsidR="00D3730D" w:rsidRDefault="00D3730D" w:rsidP="00B44EF1">
      <w:pPr>
        <w:autoSpaceDE w:val="0"/>
        <w:autoSpaceDN w:val="0"/>
        <w:adjustRightInd w:val="0"/>
        <w:spacing w:after="0" w:line="240" w:lineRule="auto"/>
        <w:rPr>
          <w:rFonts w:ascii="Times New Roman" w:hAnsi="Times New Roman" w:cs="Times New Roman"/>
          <w:kern w:val="0"/>
          <w:sz w:val="24"/>
          <w:szCs w:val="24"/>
          <w:lang w:val="en-US"/>
        </w:rPr>
      </w:pPr>
    </w:p>
    <w:p w14:paraId="5A64E3AF" w14:textId="77777777" w:rsidR="0019169D" w:rsidRDefault="0019169D" w:rsidP="0019169D">
      <w:pPr>
        <w:pStyle w:val="ListParagraph"/>
        <w:numPr>
          <w:ilvl w:val="0"/>
          <w:numId w:val="4"/>
        </w:numPr>
        <w:autoSpaceDE w:val="0"/>
        <w:autoSpaceDN w:val="0"/>
        <w:adjustRightInd w:val="0"/>
        <w:spacing w:after="0" w:line="240" w:lineRule="auto"/>
        <w:rPr>
          <w:moveTo w:id="14" w:author="Caspar van Lissa" w:date="2024-01-10T16:06:00Z"/>
          <w:rFonts w:ascii="Times New Roman" w:hAnsi="Times New Roman" w:cs="Times New Roman"/>
          <w:kern w:val="0"/>
          <w:sz w:val="24"/>
          <w:szCs w:val="24"/>
          <w:lang w:val="en-US"/>
        </w:rPr>
      </w:pPr>
      <w:moveToRangeStart w:id="15" w:author="Caspar van Lissa" w:date="2024-01-10T16:06:00Z" w:name="move155795179"/>
      <w:moveTo w:id="16" w:author="Caspar van Lissa" w:date="2024-01-10T16:06:00Z">
        <w:r>
          <w:rPr>
            <w:rFonts w:ascii="Times New Roman" w:hAnsi="Times New Roman" w:cs="Times New Roman"/>
            <w:kern w:val="0"/>
            <w:sz w:val="24"/>
            <w:szCs w:val="24"/>
            <w:lang w:val="en-US"/>
          </w:rPr>
          <w:t>Map themes in the literature</w:t>
        </w:r>
      </w:moveTo>
    </w:p>
    <w:moveToRangeEnd w:id="15"/>
    <w:p w14:paraId="0267C2DB" w14:textId="012CD388" w:rsidR="00D3730D" w:rsidRDefault="00D3730D" w:rsidP="00D3730D">
      <w:pPr>
        <w:pStyle w:val="ListParagraph"/>
        <w:numPr>
          <w:ilvl w:val="0"/>
          <w:numId w:val="4"/>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What terms are mentioned that are not discussed in theory? </w:t>
      </w:r>
    </w:p>
    <w:p w14:paraId="4F99A4FB" w14:textId="0460ABB1" w:rsidR="00D3730D" w:rsidDel="0019169D" w:rsidRDefault="00D3730D" w:rsidP="00D3730D">
      <w:pPr>
        <w:pStyle w:val="ListParagraph"/>
        <w:numPr>
          <w:ilvl w:val="0"/>
          <w:numId w:val="4"/>
        </w:numPr>
        <w:autoSpaceDE w:val="0"/>
        <w:autoSpaceDN w:val="0"/>
        <w:adjustRightInd w:val="0"/>
        <w:spacing w:after="0" w:line="240" w:lineRule="auto"/>
        <w:rPr>
          <w:moveFrom w:id="17" w:author="Caspar van Lissa" w:date="2024-01-10T16:06:00Z"/>
          <w:rFonts w:ascii="Times New Roman" w:hAnsi="Times New Roman" w:cs="Times New Roman"/>
          <w:kern w:val="0"/>
          <w:sz w:val="24"/>
          <w:szCs w:val="24"/>
          <w:lang w:val="en-US"/>
        </w:rPr>
      </w:pPr>
      <w:moveFromRangeStart w:id="18" w:author="Caspar van Lissa" w:date="2024-01-10T16:06:00Z" w:name="move155795179"/>
      <w:moveFrom w:id="19" w:author="Caspar van Lissa" w:date="2024-01-10T16:06:00Z">
        <w:r w:rsidDel="0019169D">
          <w:rPr>
            <w:rFonts w:ascii="Times New Roman" w:hAnsi="Times New Roman" w:cs="Times New Roman"/>
            <w:kern w:val="0"/>
            <w:sz w:val="24"/>
            <w:szCs w:val="24"/>
            <w:lang w:val="en-US"/>
          </w:rPr>
          <w:t>Map themes in the literature</w:t>
        </w:r>
      </w:moveFrom>
    </w:p>
    <w:moveFromRangeEnd w:id="18"/>
    <w:p w14:paraId="471E4C16" w14:textId="27CF1B1A" w:rsidR="00D3730D" w:rsidRDefault="00D3730D" w:rsidP="00D3730D">
      <w:pPr>
        <w:pStyle w:val="ListParagraph"/>
        <w:numPr>
          <w:ilvl w:val="0"/>
          <w:numId w:val="4"/>
        </w:numPr>
        <w:autoSpaceDE w:val="0"/>
        <w:autoSpaceDN w:val="0"/>
        <w:adjustRightInd w:val="0"/>
        <w:spacing w:after="0" w:line="240" w:lineRule="auto"/>
        <w:rPr>
          <w:rFonts w:ascii="Times New Roman" w:hAnsi="Times New Roman" w:cs="Times New Roman"/>
          <w:kern w:val="0"/>
          <w:sz w:val="24"/>
          <w:szCs w:val="24"/>
          <w:lang w:val="en-US"/>
        </w:rPr>
      </w:pPr>
      <w:commentRangeStart w:id="20"/>
      <w:r>
        <w:rPr>
          <w:rFonts w:ascii="Times New Roman" w:hAnsi="Times New Roman" w:cs="Times New Roman"/>
          <w:kern w:val="0"/>
          <w:sz w:val="24"/>
          <w:szCs w:val="24"/>
          <w:lang w:val="en-US"/>
        </w:rPr>
        <w:t>Can we also use coda to estimate the association</w:t>
      </w:r>
      <w:r w:rsidR="00E6788A">
        <w:rPr>
          <w:rFonts w:ascii="Times New Roman" w:hAnsi="Times New Roman" w:cs="Times New Roman"/>
          <w:kern w:val="0"/>
          <w:sz w:val="24"/>
          <w:szCs w:val="24"/>
          <w:lang w:val="en-US"/>
        </w:rPr>
        <w:t>s</w:t>
      </w:r>
      <w:r>
        <w:rPr>
          <w:rFonts w:ascii="Times New Roman" w:hAnsi="Times New Roman" w:cs="Times New Roman"/>
          <w:kern w:val="0"/>
          <w:sz w:val="24"/>
          <w:szCs w:val="24"/>
          <w:lang w:val="en-US"/>
        </w:rPr>
        <w:t xml:space="preserve"> between variables include</w:t>
      </w:r>
      <w:r w:rsidR="00E6788A">
        <w:rPr>
          <w:rFonts w:ascii="Times New Roman" w:hAnsi="Times New Roman" w:cs="Times New Roman"/>
          <w:kern w:val="0"/>
          <w:sz w:val="24"/>
          <w:szCs w:val="24"/>
          <w:lang w:val="en-US"/>
        </w:rPr>
        <w:t>d</w:t>
      </w:r>
      <w:r>
        <w:rPr>
          <w:rFonts w:ascii="Times New Roman" w:hAnsi="Times New Roman" w:cs="Times New Roman"/>
          <w:kern w:val="0"/>
          <w:sz w:val="24"/>
          <w:szCs w:val="24"/>
          <w:lang w:val="en-US"/>
        </w:rPr>
        <w:t xml:space="preserve"> in the co-occurrence network? We can do this if “cooperation” is considered a nod</w:t>
      </w:r>
      <w:r w:rsidR="00E6788A">
        <w:rPr>
          <w:rFonts w:ascii="Times New Roman" w:hAnsi="Times New Roman" w:cs="Times New Roman"/>
          <w:kern w:val="0"/>
          <w:sz w:val="24"/>
          <w:szCs w:val="24"/>
          <w:lang w:val="en-US"/>
        </w:rPr>
        <w:t>e</w:t>
      </w:r>
      <w:r>
        <w:rPr>
          <w:rFonts w:ascii="Times New Roman" w:hAnsi="Times New Roman" w:cs="Times New Roman"/>
          <w:kern w:val="0"/>
          <w:sz w:val="24"/>
          <w:szCs w:val="24"/>
          <w:lang w:val="en-US"/>
        </w:rPr>
        <w:t xml:space="preserve"> in that network. </w:t>
      </w:r>
      <w:commentRangeEnd w:id="20"/>
      <w:r w:rsidR="0019169D">
        <w:rPr>
          <w:rStyle w:val="CommentReference"/>
        </w:rPr>
        <w:commentReference w:id="20"/>
      </w:r>
    </w:p>
    <w:p w14:paraId="57D820AA" w14:textId="77777777" w:rsidR="00D3730D" w:rsidRDefault="00D3730D" w:rsidP="00D3730D">
      <w:pPr>
        <w:autoSpaceDE w:val="0"/>
        <w:autoSpaceDN w:val="0"/>
        <w:adjustRightInd w:val="0"/>
        <w:spacing w:after="0" w:line="240" w:lineRule="auto"/>
        <w:rPr>
          <w:rFonts w:ascii="Times New Roman" w:hAnsi="Times New Roman" w:cs="Times New Roman"/>
          <w:kern w:val="0"/>
          <w:sz w:val="24"/>
          <w:szCs w:val="24"/>
          <w:lang w:val="en-US"/>
        </w:rPr>
      </w:pPr>
    </w:p>
    <w:p w14:paraId="1863FCBC" w14:textId="7E261052" w:rsidR="00D3730D" w:rsidRPr="00E6788A" w:rsidRDefault="00D3730D" w:rsidP="00D3730D">
      <w:pPr>
        <w:autoSpaceDE w:val="0"/>
        <w:autoSpaceDN w:val="0"/>
        <w:adjustRightInd w:val="0"/>
        <w:spacing w:after="0" w:line="240" w:lineRule="auto"/>
        <w:rPr>
          <w:rFonts w:ascii="Times New Roman" w:hAnsi="Times New Roman" w:cs="Times New Roman"/>
          <w:i/>
          <w:iCs/>
          <w:kern w:val="0"/>
          <w:sz w:val="24"/>
          <w:szCs w:val="24"/>
          <w:lang w:val="en-US"/>
        </w:rPr>
      </w:pPr>
      <w:r w:rsidRPr="00E6788A">
        <w:rPr>
          <w:rFonts w:ascii="Times New Roman" w:hAnsi="Times New Roman" w:cs="Times New Roman"/>
          <w:i/>
          <w:iCs/>
          <w:kern w:val="0"/>
          <w:sz w:val="24"/>
          <w:szCs w:val="24"/>
          <w:lang w:val="en-US"/>
        </w:rPr>
        <w:t>Strengths</w:t>
      </w:r>
    </w:p>
    <w:p w14:paraId="4AF92ADD" w14:textId="77777777" w:rsidR="00D3730D" w:rsidRDefault="00D3730D" w:rsidP="00D3730D">
      <w:pPr>
        <w:autoSpaceDE w:val="0"/>
        <w:autoSpaceDN w:val="0"/>
        <w:adjustRightInd w:val="0"/>
        <w:spacing w:after="0" w:line="240" w:lineRule="auto"/>
        <w:rPr>
          <w:rFonts w:ascii="Times New Roman" w:hAnsi="Times New Roman" w:cs="Times New Roman"/>
          <w:kern w:val="0"/>
          <w:sz w:val="24"/>
          <w:szCs w:val="24"/>
          <w:lang w:val="en-US"/>
        </w:rPr>
      </w:pPr>
    </w:p>
    <w:p w14:paraId="33CD15E2" w14:textId="59E81C32" w:rsidR="00D3730D" w:rsidRDefault="00D3730D" w:rsidP="00D3730D">
      <w:pPr>
        <w:pStyle w:val="ListParagraph"/>
        <w:numPr>
          <w:ilvl w:val="0"/>
          <w:numId w:val="5"/>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The number of papers we include in the review, better than all prior efforts and so this is </w:t>
      </w:r>
      <w:r w:rsidR="004018CD">
        <w:rPr>
          <w:rFonts w:ascii="Times New Roman" w:hAnsi="Times New Roman" w:cs="Times New Roman"/>
          <w:kern w:val="0"/>
          <w:sz w:val="24"/>
          <w:szCs w:val="24"/>
          <w:lang w:val="en-US"/>
        </w:rPr>
        <w:t xml:space="preserve">a </w:t>
      </w:r>
      <w:r>
        <w:rPr>
          <w:rFonts w:ascii="Times New Roman" w:hAnsi="Times New Roman" w:cs="Times New Roman"/>
          <w:kern w:val="0"/>
          <w:sz w:val="24"/>
          <w:szCs w:val="24"/>
          <w:lang w:val="en-US"/>
        </w:rPr>
        <w:t>highly comprehensive overview</w:t>
      </w:r>
    </w:p>
    <w:p w14:paraId="48EFB27E" w14:textId="2CC60910" w:rsidR="00D3730D" w:rsidRDefault="00D3730D" w:rsidP="00D3730D">
      <w:pPr>
        <w:pStyle w:val="ListParagraph"/>
        <w:numPr>
          <w:ilvl w:val="0"/>
          <w:numId w:val="5"/>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We utilize </w:t>
      </w:r>
      <w:proofErr w:type="spellStart"/>
      <w:r>
        <w:rPr>
          <w:rFonts w:ascii="Times New Roman" w:hAnsi="Times New Roman" w:cs="Times New Roman"/>
          <w:kern w:val="0"/>
          <w:sz w:val="24"/>
          <w:szCs w:val="24"/>
          <w:lang w:val="en-US"/>
        </w:rPr>
        <w:t>CoDa</w:t>
      </w:r>
      <w:proofErr w:type="spellEnd"/>
      <w:r>
        <w:rPr>
          <w:rFonts w:ascii="Times New Roman" w:hAnsi="Times New Roman" w:cs="Times New Roman"/>
          <w:kern w:val="0"/>
          <w:sz w:val="24"/>
          <w:szCs w:val="24"/>
          <w:lang w:val="en-US"/>
        </w:rPr>
        <w:t xml:space="preserve"> as a resource and demonstrate the advantages of establishing this kind of resource</w:t>
      </w:r>
      <w:r w:rsidR="004018CD">
        <w:rPr>
          <w:rFonts w:ascii="Times New Roman" w:hAnsi="Times New Roman" w:cs="Times New Roman"/>
          <w:kern w:val="0"/>
          <w:sz w:val="24"/>
          <w:szCs w:val="24"/>
          <w:lang w:val="en-US"/>
        </w:rPr>
        <w:t xml:space="preserve"> (this paper would be in a special issue of Psych bull on resources)</w:t>
      </w:r>
      <w:r w:rsidR="004D7F5E">
        <w:rPr>
          <w:rFonts w:ascii="Times New Roman" w:hAnsi="Times New Roman" w:cs="Times New Roman"/>
          <w:kern w:val="0"/>
          <w:sz w:val="24"/>
          <w:szCs w:val="24"/>
          <w:lang w:val="en-US"/>
        </w:rPr>
        <w:t xml:space="preserve">. Maybe we could make the analyses easily reproducible with new, incoming </w:t>
      </w:r>
      <w:r w:rsidR="00E3527A">
        <w:rPr>
          <w:rFonts w:ascii="Times New Roman" w:hAnsi="Times New Roman" w:cs="Times New Roman"/>
          <w:kern w:val="0"/>
          <w:sz w:val="24"/>
          <w:szCs w:val="24"/>
          <w:lang w:val="en-US"/>
        </w:rPr>
        <w:t xml:space="preserve">papers, and so a kind of living review. </w:t>
      </w:r>
    </w:p>
    <w:p w14:paraId="0A263F49" w14:textId="67BC5247" w:rsidR="00D3730D" w:rsidRDefault="00D3730D" w:rsidP="00D3730D">
      <w:pPr>
        <w:pStyle w:val="ListParagraph"/>
        <w:numPr>
          <w:ilvl w:val="0"/>
          <w:numId w:val="5"/>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Results are reproducible </w:t>
      </w:r>
    </w:p>
    <w:p w14:paraId="1C8196E9" w14:textId="5E7B8C5D" w:rsidR="00D3730D" w:rsidRDefault="00D3730D" w:rsidP="00D3730D">
      <w:pPr>
        <w:pStyle w:val="ListParagraph"/>
        <w:numPr>
          <w:ilvl w:val="0"/>
          <w:numId w:val="5"/>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lastRenderedPageBreak/>
        <w:t>Method is an objective technique to review a literature</w:t>
      </w:r>
    </w:p>
    <w:p w14:paraId="4AB05327" w14:textId="5FDB0671" w:rsidR="00D3730D" w:rsidRDefault="00D3730D" w:rsidP="00D3730D">
      <w:pPr>
        <w:pStyle w:val="ListParagraph"/>
        <w:numPr>
          <w:ilvl w:val="0"/>
          <w:numId w:val="5"/>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This provides an initial, crucial, step in theory development</w:t>
      </w:r>
    </w:p>
    <w:p w14:paraId="51303956" w14:textId="77777777" w:rsidR="00D3730D" w:rsidRDefault="00D3730D" w:rsidP="00D3730D">
      <w:pPr>
        <w:autoSpaceDE w:val="0"/>
        <w:autoSpaceDN w:val="0"/>
        <w:adjustRightInd w:val="0"/>
        <w:spacing w:after="0" w:line="240" w:lineRule="auto"/>
        <w:rPr>
          <w:rFonts w:ascii="Times New Roman" w:hAnsi="Times New Roman" w:cs="Times New Roman"/>
          <w:kern w:val="0"/>
          <w:sz w:val="24"/>
          <w:szCs w:val="24"/>
          <w:lang w:val="en-US"/>
        </w:rPr>
      </w:pPr>
    </w:p>
    <w:p w14:paraId="05D7B673" w14:textId="4AB0DD6A" w:rsidR="00D3730D" w:rsidRPr="00F76CD1" w:rsidRDefault="00D3730D" w:rsidP="00D3730D">
      <w:pPr>
        <w:autoSpaceDE w:val="0"/>
        <w:autoSpaceDN w:val="0"/>
        <w:adjustRightInd w:val="0"/>
        <w:spacing w:after="0" w:line="240" w:lineRule="auto"/>
        <w:rPr>
          <w:rFonts w:ascii="Times New Roman" w:hAnsi="Times New Roman" w:cs="Times New Roman"/>
          <w:i/>
          <w:iCs/>
          <w:kern w:val="0"/>
          <w:sz w:val="24"/>
          <w:szCs w:val="24"/>
          <w:lang w:val="en-US"/>
        </w:rPr>
      </w:pPr>
      <w:r w:rsidRPr="00F76CD1">
        <w:rPr>
          <w:rFonts w:ascii="Times New Roman" w:hAnsi="Times New Roman" w:cs="Times New Roman"/>
          <w:i/>
          <w:iCs/>
          <w:kern w:val="0"/>
          <w:sz w:val="24"/>
          <w:szCs w:val="24"/>
          <w:lang w:val="en-US"/>
        </w:rPr>
        <w:t>Limitations</w:t>
      </w:r>
    </w:p>
    <w:p w14:paraId="53311C3C" w14:textId="2B1BE924" w:rsidR="00D3730D" w:rsidRDefault="00D3730D" w:rsidP="00D3730D">
      <w:pPr>
        <w:autoSpaceDE w:val="0"/>
        <w:autoSpaceDN w:val="0"/>
        <w:adjustRightInd w:val="0"/>
        <w:spacing w:after="0" w:line="240" w:lineRule="auto"/>
        <w:rPr>
          <w:rFonts w:ascii="Times New Roman" w:hAnsi="Times New Roman" w:cs="Times New Roman"/>
          <w:kern w:val="0"/>
          <w:sz w:val="24"/>
          <w:szCs w:val="24"/>
          <w:lang w:val="en-US"/>
        </w:rPr>
      </w:pPr>
    </w:p>
    <w:p w14:paraId="6FEB0BF0" w14:textId="3372435C" w:rsidR="00D3730D" w:rsidRDefault="00D3730D" w:rsidP="00D3730D">
      <w:pPr>
        <w:pStyle w:val="ListParagraph"/>
        <w:numPr>
          <w:ilvl w:val="0"/>
          <w:numId w:val="6"/>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Analysis </w:t>
      </w:r>
      <w:commentRangeStart w:id="21"/>
      <w:r>
        <w:rPr>
          <w:rFonts w:ascii="Times New Roman" w:hAnsi="Times New Roman" w:cs="Times New Roman"/>
          <w:kern w:val="0"/>
          <w:sz w:val="24"/>
          <w:szCs w:val="24"/>
          <w:lang w:val="en-US"/>
        </w:rPr>
        <w:t>does not consider the meaning of words</w:t>
      </w:r>
      <w:commentRangeEnd w:id="21"/>
      <w:r w:rsidR="0019169D">
        <w:rPr>
          <w:rStyle w:val="CommentReference"/>
        </w:rPr>
        <w:commentReference w:id="21"/>
      </w:r>
    </w:p>
    <w:p w14:paraId="23CABD88" w14:textId="13ECADC2" w:rsidR="00D3730D" w:rsidRDefault="00D3730D" w:rsidP="00D3730D">
      <w:pPr>
        <w:pStyle w:val="ListParagraph"/>
        <w:numPr>
          <w:ilvl w:val="0"/>
          <w:numId w:val="6"/>
        </w:numPr>
        <w:autoSpaceDE w:val="0"/>
        <w:autoSpaceDN w:val="0"/>
        <w:adjustRightInd w:val="0"/>
        <w:spacing w:after="0" w:line="240" w:lineRule="auto"/>
        <w:rPr>
          <w:rFonts w:ascii="Times New Roman" w:hAnsi="Times New Roman" w:cs="Times New Roman"/>
          <w:kern w:val="0"/>
          <w:sz w:val="24"/>
          <w:szCs w:val="24"/>
          <w:lang w:val="en-US"/>
        </w:rPr>
      </w:pPr>
      <w:commentRangeStart w:id="22"/>
      <w:r>
        <w:rPr>
          <w:rFonts w:ascii="Times New Roman" w:hAnsi="Times New Roman" w:cs="Times New Roman"/>
          <w:kern w:val="0"/>
          <w:sz w:val="24"/>
          <w:szCs w:val="24"/>
          <w:lang w:val="en-US"/>
        </w:rPr>
        <w:t>The Analysis does not consider the nature of the association between constructs</w:t>
      </w:r>
    </w:p>
    <w:p w14:paraId="200EE97B" w14:textId="65165EDF" w:rsidR="00D3730D" w:rsidRDefault="00D3730D" w:rsidP="00D3730D">
      <w:pPr>
        <w:pStyle w:val="ListParagraph"/>
        <w:numPr>
          <w:ilvl w:val="0"/>
          <w:numId w:val="6"/>
        </w:num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There are several subjective decisions made during the analyses</w:t>
      </w:r>
      <w:commentRangeEnd w:id="22"/>
      <w:r w:rsidR="0019169D">
        <w:rPr>
          <w:rStyle w:val="CommentReference"/>
        </w:rPr>
        <w:commentReference w:id="22"/>
      </w:r>
      <w:r>
        <w:rPr>
          <w:rFonts w:ascii="Times New Roman" w:hAnsi="Times New Roman" w:cs="Times New Roman"/>
          <w:kern w:val="0"/>
          <w:sz w:val="24"/>
          <w:szCs w:val="24"/>
          <w:lang w:val="en-US"/>
        </w:rPr>
        <w:t xml:space="preserve">. </w:t>
      </w:r>
    </w:p>
    <w:p w14:paraId="0528DB24" w14:textId="77777777" w:rsidR="00D3730D" w:rsidRDefault="00D3730D" w:rsidP="00D3730D">
      <w:pPr>
        <w:autoSpaceDE w:val="0"/>
        <w:autoSpaceDN w:val="0"/>
        <w:adjustRightInd w:val="0"/>
        <w:spacing w:after="0" w:line="240" w:lineRule="auto"/>
        <w:rPr>
          <w:rFonts w:ascii="Times New Roman" w:hAnsi="Times New Roman" w:cs="Times New Roman"/>
          <w:kern w:val="0"/>
          <w:sz w:val="24"/>
          <w:szCs w:val="24"/>
          <w:lang w:val="en-US"/>
        </w:rPr>
      </w:pPr>
    </w:p>
    <w:p w14:paraId="26F5DD1E" w14:textId="7E7DDB1B" w:rsidR="00D3730D" w:rsidRPr="00805F76" w:rsidRDefault="00D3730D" w:rsidP="00D3730D">
      <w:pPr>
        <w:autoSpaceDE w:val="0"/>
        <w:autoSpaceDN w:val="0"/>
        <w:adjustRightInd w:val="0"/>
        <w:spacing w:after="0" w:line="240" w:lineRule="auto"/>
        <w:rPr>
          <w:rFonts w:ascii="Times New Roman" w:hAnsi="Times New Roman" w:cs="Times New Roman"/>
          <w:b/>
          <w:bCs/>
          <w:kern w:val="0"/>
          <w:sz w:val="24"/>
          <w:szCs w:val="24"/>
          <w:lang w:val="en-US"/>
        </w:rPr>
      </w:pPr>
      <w:r w:rsidRPr="00805F76">
        <w:rPr>
          <w:rFonts w:ascii="Times New Roman" w:hAnsi="Times New Roman" w:cs="Times New Roman"/>
          <w:b/>
          <w:bCs/>
          <w:kern w:val="0"/>
          <w:sz w:val="24"/>
          <w:szCs w:val="24"/>
          <w:lang w:val="en-US"/>
        </w:rPr>
        <w:t>Ideas to consider for the paper:</w:t>
      </w:r>
    </w:p>
    <w:p w14:paraId="0934DEC5" w14:textId="77777777" w:rsidR="00D3048F" w:rsidRDefault="00D3048F" w:rsidP="00D3730D">
      <w:pPr>
        <w:autoSpaceDE w:val="0"/>
        <w:autoSpaceDN w:val="0"/>
        <w:adjustRightInd w:val="0"/>
        <w:spacing w:after="0" w:line="240" w:lineRule="auto"/>
        <w:rPr>
          <w:rFonts w:ascii="Times New Roman" w:hAnsi="Times New Roman" w:cs="Times New Roman"/>
          <w:kern w:val="0"/>
          <w:sz w:val="24"/>
          <w:szCs w:val="24"/>
          <w:lang w:val="en-US"/>
        </w:rPr>
      </w:pPr>
    </w:p>
    <w:p w14:paraId="72627A73" w14:textId="46528FF3" w:rsidR="00165D9C" w:rsidRDefault="000F0E65" w:rsidP="00D3730D">
      <w:pPr>
        <w:autoSpaceDE w:val="0"/>
        <w:autoSpaceDN w:val="0"/>
        <w:adjustRightInd w:val="0"/>
        <w:spacing w:after="0" w:line="240" w:lineRule="auto"/>
        <w:rPr>
          <w:rFonts w:ascii="Times New Roman" w:hAnsi="Times New Roman" w:cs="Times New Roman"/>
          <w:kern w:val="0"/>
          <w:sz w:val="24"/>
          <w:szCs w:val="24"/>
          <w:lang w:val="en-US"/>
        </w:rPr>
      </w:pPr>
      <w:commentRangeStart w:id="23"/>
      <w:r>
        <w:rPr>
          <w:rFonts w:ascii="Times New Roman" w:hAnsi="Times New Roman" w:cs="Times New Roman"/>
          <w:kern w:val="0"/>
          <w:sz w:val="24"/>
          <w:szCs w:val="24"/>
          <w:lang w:val="en-US"/>
        </w:rPr>
        <w:t xml:space="preserve">When developing </w:t>
      </w:r>
      <w:proofErr w:type="spellStart"/>
      <w:r>
        <w:rPr>
          <w:rFonts w:ascii="Times New Roman" w:hAnsi="Times New Roman" w:cs="Times New Roman"/>
          <w:kern w:val="0"/>
          <w:sz w:val="24"/>
          <w:szCs w:val="24"/>
          <w:lang w:val="en-US"/>
        </w:rPr>
        <w:t>CoDa</w:t>
      </w:r>
      <w:proofErr w:type="spellEnd"/>
      <w:r>
        <w:rPr>
          <w:rFonts w:ascii="Times New Roman" w:hAnsi="Times New Roman" w:cs="Times New Roman"/>
          <w:kern w:val="0"/>
          <w:sz w:val="24"/>
          <w:szCs w:val="24"/>
          <w:lang w:val="en-US"/>
        </w:rPr>
        <w:t xml:space="preserve"> we created an ontology of concepts </w:t>
      </w:r>
      <w:r w:rsidR="00EB35ED">
        <w:rPr>
          <w:rFonts w:ascii="Times New Roman" w:hAnsi="Times New Roman" w:cs="Times New Roman"/>
          <w:kern w:val="0"/>
          <w:sz w:val="24"/>
          <w:szCs w:val="24"/>
          <w:lang w:val="en-US"/>
        </w:rPr>
        <w:t xml:space="preserve">discussed in past research that are predictors of cooperation. Below is a bubble plot of all these predictor, with the size of the bubble corresponding to the number of studies in which that </w:t>
      </w:r>
      <w:r w:rsidR="00165D9C">
        <w:rPr>
          <w:rFonts w:ascii="Times New Roman" w:hAnsi="Times New Roman" w:cs="Times New Roman"/>
          <w:kern w:val="0"/>
          <w:sz w:val="24"/>
          <w:szCs w:val="24"/>
          <w:lang w:val="en-US"/>
        </w:rPr>
        <w:t xml:space="preserve">concept was studied. Would this be a relevant “baseline” to compare the results of the </w:t>
      </w:r>
      <w:r w:rsidR="00F93B21">
        <w:rPr>
          <w:rFonts w:ascii="Times New Roman" w:hAnsi="Times New Roman" w:cs="Times New Roman"/>
          <w:kern w:val="0"/>
          <w:sz w:val="24"/>
          <w:szCs w:val="24"/>
          <w:lang w:val="en-US"/>
        </w:rPr>
        <w:t xml:space="preserve">text analysis? I’m curious if the text analysis would actually discover anything additional to our ontology. </w:t>
      </w:r>
      <w:commentRangeEnd w:id="23"/>
      <w:r w:rsidR="0019169D">
        <w:rPr>
          <w:rStyle w:val="CommentReference"/>
        </w:rPr>
        <w:commentReference w:id="23"/>
      </w:r>
    </w:p>
    <w:p w14:paraId="23179CA8" w14:textId="77777777" w:rsidR="00F93B21" w:rsidRDefault="00F93B21" w:rsidP="00D3730D">
      <w:pPr>
        <w:autoSpaceDE w:val="0"/>
        <w:autoSpaceDN w:val="0"/>
        <w:adjustRightInd w:val="0"/>
        <w:spacing w:after="0" w:line="240" w:lineRule="auto"/>
        <w:rPr>
          <w:rFonts w:ascii="Times New Roman" w:hAnsi="Times New Roman" w:cs="Times New Roman"/>
          <w:kern w:val="0"/>
          <w:sz w:val="24"/>
          <w:szCs w:val="24"/>
          <w:lang w:val="en-US"/>
        </w:rPr>
      </w:pPr>
    </w:p>
    <w:p w14:paraId="7C026D68" w14:textId="77777777" w:rsidR="00F93B21" w:rsidRDefault="00F93B21" w:rsidP="00D3730D">
      <w:pPr>
        <w:autoSpaceDE w:val="0"/>
        <w:autoSpaceDN w:val="0"/>
        <w:adjustRightInd w:val="0"/>
        <w:spacing w:after="0" w:line="240" w:lineRule="auto"/>
        <w:rPr>
          <w:rFonts w:ascii="Times New Roman" w:hAnsi="Times New Roman" w:cs="Times New Roman"/>
          <w:kern w:val="0"/>
          <w:sz w:val="24"/>
          <w:szCs w:val="24"/>
          <w:lang w:val="en-US"/>
        </w:rPr>
      </w:pPr>
    </w:p>
    <w:p w14:paraId="23297053" w14:textId="252337B8" w:rsidR="00D3048F" w:rsidRDefault="00D3048F" w:rsidP="00627798">
      <w:pPr>
        <w:autoSpaceDE w:val="0"/>
        <w:autoSpaceDN w:val="0"/>
        <w:adjustRightInd w:val="0"/>
        <w:spacing w:after="0" w:line="240" w:lineRule="auto"/>
        <w:rPr>
          <w:rFonts w:ascii="Times New Roman" w:hAnsi="Times New Roman" w:cs="Times New Roman"/>
          <w:kern w:val="0"/>
          <w:sz w:val="24"/>
          <w:szCs w:val="24"/>
          <w:lang w:val="en-US"/>
        </w:rPr>
      </w:pPr>
    </w:p>
    <w:p w14:paraId="1A03FF46" w14:textId="21CA6352" w:rsidR="00627798" w:rsidRDefault="00627798" w:rsidP="00627798">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noProof/>
          <w:kern w:val="0"/>
          <w:sz w:val="24"/>
          <w:szCs w:val="24"/>
          <w:lang w:val="en-US"/>
        </w:rPr>
        <w:drawing>
          <wp:inline distT="0" distB="0" distL="0" distR="0" wp14:anchorId="38E50F09" wp14:editId="57C51452">
            <wp:extent cx="6034339" cy="3891020"/>
            <wp:effectExtent l="0" t="0" r="5080" b="0"/>
            <wp:docPr id="66607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9771" cy="3920315"/>
                    </a:xfrm>
                    <a:prstGeom prst="rect">
                      <a:avLst/>
                    </a:prstGeom>
                    <a:noFill/>
                  </pic:spPr>
                </pic:pic>
              </a:graphicData>
            </a:graphic>
          </wp:inline>
        </w:drawing>
      </w:r>
    </w:p>
    <w:p w14:paraId="7FBF8FDF" w14:textId="517F766E" w:rsidR="008836D3" w:rsidRDefault="008836D3" w:rsidP="00627798">
      <w:pPr>
        <w:autoSpaceDE w:val="0"/>
        <w:autoSpaceDN w:val="0"/>
        <w:adjustRightInd w:val="0"/>
        <w:spacing w:after="0" w:line="240" w:lineRule="auto"/>
        <w:rPr>
          <w:rFonts w:ascii="Times New Roman" w:hAnsi="Times New Roman" w:cs="Times New Roman"/>
          <w:kern w:val="0"/>
          <w:sz w:val="24"/>
          <w:szCs w:val="24"/>
          <w:lang w:val="en-US"/>
        </w:rPr>
      </w:pPr>
    </w:p>
    <w:p w14:paraId="132CC0C3" w14:textId="5BF459C3" w:rsidR="00805F76" w:rsidRPr="00627798" w:rsidRDefault="008836D3" w:rsidP="00627798">
      <w:pPr>
        <w:autoSpaceDE w:val="0"/>
        <w:autoSpaceDN w:val="0"/>
        <w:adjustRightInd w:val="0"/>
        <w:spacing w:after="0" w:line="240" w:lineRule="auto"/>
        <w:rPr>
          <w:rFonts w:ascii="Times New Roman" w:hAnsi="Times New Roman" w:cs="Times New Roman"/>
          <w:kern w:val="0"/>
          <w:sz w:val="24"/>
          <w:szCs w:val="24"/>
          <w:lang w:val="en-US"/>
        </w:rPr>
      </w:pPr>
      <w:commentRangeStart w:id="24"/>
      <w:r>
        <w:rPr>
          <w:rFonts w:ascii="Times New Roman" w:hAnsi="Times New Roman" w:cs="Times New Roman"/>
          <w:kern w:val="0"/>
          <w:sz w:val="24"/>
          <w:szCs w:val="24"/>
          <w:lang w:val="en-US"/>
        </w:rPr>
        <w:t xml:space="preserve">Would it be reasonable to </w:t>
      </w:r>
      <w:r w:rsidR="00F84D9D">
        <w:rPr>
          <w:rFonts w:ascii="Times New Roman" w:hAnsi="Times New Roman" w:cs="Times New Roman"/>
          <w:kern w:val="0"/>
          <w:sz w:val="24"/>
          <w:szCs w:val="24"/>
          <w:lang w:val="en-US"/>
        </w:rPr>
        <w:t>integrate the output of the text analysis with output from meta-analyses, which would indicate the strength and direction of each association (at least with cooperation)?</w:t>
      </w:r>
      <w:r w:rsidR="00805F76">
        <w:rPr>
          <w:rFonts w:ascii="Times New Roman" w:hAnsi="Times New Roman" w:cs="Times New Roman"/>
          <w:kern w:val="0"/>
          <w:sz w:val="24"/>
          <w:szCs w:val="24"/>
          <w:lang w:val="en-US"/>
        </w:rPr>
        <w:t xml:space="preserve"> </w:t>
      </w:r>
      <w:commentRangeEnd w:id="24"/>
      <w:r w:rsidR="0019169D">
        <w:rPr>
          <w:rStyle w:val="CommentReference"/>
        </w:rPr>
        <w:commentReference w:id="24"/>
      </w:r>
      <w:r w:rsidR="00805F76">
        <w:rPr>
          <w:rFonts w:ascii="Times New Roman" w:hAnsi="Times New Roman" w:cs="Times New Roman"/>
          <w:kern w:val="0"/>
          <w:sz w:val="24"/>
          <w:szCs w:val="24"/>
          <w:lang w:val="en-US"/>
        </w:rPr>
        <w:t xml:space="preserve">As mentioned in the emotion regulation review, this is a limitation of the text analysis approach, and with </w:t>
      </w:r>
      <w:proofErr w:type="spellStart"/>
      <w:r w:rsidR="00805F76">
        <w:rPr>
          <w:rFonts w:ascii="Times New Roman" w:hAnsi="Times New Roman" w:cs="Times New Roman"/>
          <w:kern w:val="0"/>
          <w:sz w:val="24"/>
          <w:szCs w:val="24"/>
          <w:lang w:val="en-US"/>
        </w:rPr>
        <w:t>CoDa</w:t>
      </w:r>
      <w:proofErr w:type="spellEnd"/>
      <w:r w:rsidR="00805F76">
        <w:rPr>
          <w:rFonts w:ascii="Times New Roman" w:hAnsi="Times New Roman" w:cs="Times New Roman"/>
          <w:kern w:val="0"/>
          <w:sz w:val="24"/>
          <w:szCs w:val="24"/>
          <w:lang w:val="en-US"/>
        </w:rPr>
        <w:t xml:space="preserve"> we can address that limitation. </w:t>
      </w:r>
    </w:p>
    <w:sectPr w:rsidR="00805F76" w:rsidRPr="00627798">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spar van Lissa" w:date="2024-01-10T15:58:00Z" w:initials="CL">
    <w:p w14:paraId="2CA75B9E" w14:textId="77777777" w:rsidR="004C5B1F" w:rsidRDefault="004C5B1F" w:rsidP="00BA1C11">
      <w:pPr>
        <w:pStyle w:val="CommentText"/>
      </w:pPr>
      <w:r>
        <w:rPr>
          <w:rStyle w:val="CommentReference"/>
        </w:rPr>
        <w:annotationRef/>
      </w:r>
      <w:r>
        <w:t>I understand what you mean, but it's phrased in a way that could be confused with the contribution of the present paper, where we will also present a graph as outcome. If the word graph is replaced by databank, this ambiguity is removed.</w:t>
      </w:r>
    </w:p>
  </w:comment>
  <w:comment w:id="10" w:author="Caspar van Lissa" w:date="2024-01-10T16:03:00Z" w:initials="CL">
    <w:p w14:paraId="4683683B" w14:textId="77777777" w:rsidR="0019169D" w:rsidRDefault="0019169D" w:rsidP="008F79CD">
      <w:pPr>
        <w:pStyle w:val="CommentText"/>
      </w:pPr>
      <w:r>
        <w:rPr>
          <w:rStyle w:val="CommentReference"/>
        </w:rPr>
        <w:annotationRef/>
      </w:r>
      <w:r>
        <w:t>I think this could be one of several examples of prior ways in which this corpus has been analyzed. Some of the prior meta-analyses could also be mentioned there. Then, we point out how each of these approaches falls short of accomplishing what TMSR accomplishes. E.g., citation network analysis analyzes the connections among scholars in this ecosystem, but will not yet reveal connections between ideas.</w:t>
      </w:r>
    </w:p>
  </w:comment>
  <w:comment w:id="13" w:author="Caspar van Lissa" w:date="2024-01-10T16:05:00Z" w:initials="CL">
    <w:p w14:paraId="46660AED" w14:textId="77777777" w:rsidR="0019169D" w:rsidRDefault="0019169D" w:rsidP="005A2CA0">
      <w:pPr>
        <w:pStyle w:val="CommentText"/>
      </w:pPr>
      <w:r>
        <w:rPr>
          <w:rStyle w:val="CommentReference"/>
        </w:rPr>
        <w:annotationRef/>
      </w:r>
      <w:r>
        <w:t>Yes. One thing to check is to what extent clusters capture the same phenomenon regardless of the language used. If you have a few examples of similar phenomena and the language used to describe them, we can plan (even optionally preregister) checks to see if our analysis accurately captures these similarities!</w:t>
      </w:r>
    </w:p>
  </w:comment>
  <w:comment w:id="20" w:author="Caspar van Lissa" w:date="2024-01-10T16:07:00Z" w:initials="CL">
    <w:p w14:paraId="0F6F644B" w14:textId="77777777" w:rsidR="0019169D" w:rsidRDefault="0019169D" w:rsidP="0072435C">
      <w:pPr>
        <w:pStyle w:val="CommentText"/>
      </w:pPr>
      <w:r>
        <w:rPr>
          <w:rStyle w:val="CommentReference"/>
        </w:rPr>
        <w:annotationRef/>
      </w:r>
      <w:r>
        <w:t>I've previously used how often terms co-occur in publications to quantify the strenght of their association. We can't, however, check whether this link is positive or negative, or anything of the sort.</w:t>
      </w:r>
    </w:p>
  </w:comment>
  <w:comment w:id="21" w:author="Caspar van Lissa" w:date="2024-01-10T16:08:00Z" w:initials="CL">
    <w:p w14:paraId="263257D8" w14:textId="77777777" w:rsidR="0019169D" w:rsidRDefault="0019169D" w:rsidP="006B2655">
      <w:pPr>
        <w:pStyle w:val="CommentText"/>
      </w:pPr>
      <w:r>
        <w:rPr>
          <w:rStyle w:val="CommentReference"/>
        </w:rPr>
        <w:annotationRef/>
      </w:r>
      <w:r>
        <w:t>This is not entirely true, as the method used to convert words to numbers takes their context into account; it will thus be able to distinguish between the same word used in different contexts. E.g., it can distinguish between "emotion" in the context of "emotion regulation" vs "emotion expression".</w:t>
      </w:r>
    </w:p>
  </w:comment>
  <w:comment w:id="22" w:author="Caspar van Lissa" w:date="2024-01-10T16:08:00Z" w:initials="CL">
    <w:p w14:paraId="429659D1" w14:textId="77777777" w:rsidR="0019169D" w:rsidRDefault="0019169D" w:rsidP="00ED2CF1">
      <w:pPr>
        <w:pStyle w:val="CommentText"/>
      </w:pPr>
      <w:r>
        <w:rPr>
          <w:rStyle w:val="CommentReference"/>
        </w:rPr>
        <w:annotationRef/>
      </w:r>
      <w:r>
        <w:t>100%</w:t>
      </w:r>
    </w:p>
  </w:comment>
  <w:comment w:id="23" w:author="Caspar van Lissa" w:date="2024-01-10T16:09:00Z" w:initials="CL">
    <w:p w14:paraId="639819FA" w14:textId="77777777" w:rsidR="0019169D" w:rsidRDefault="0019169D">
      <w:pPr>
        <w:pStyle w:val="CommentText"/>
      </w:pPr>
      <w:r>
        <w:rPr>
          <w:rStyle w:val="CommentReference"/>
        </w:rPr>
        <w:annotationRef/>
      </w:r>
      <w:r>
        <w:t>Yes! This is awesome. Do you have the data from which this graph was created?</w:t>
      </w:r>
    </w:p>
    <w:p w14:paraId="5D296967" w14:textId="77777777" w:rsidR="0019169D" w:rsidRDefault="0019169D">
      <w:pPr>
        <w:pStyle w:val="CommentText"/>
      </w:pPr>
    </w:p>
    <w:p w14:paraId="31E85E29" w14:textId="77777777" w:rsidR="0019169D" w:rsidRDefault="0019169D" w:rsidP="00C71418">
      <w:pPr>
        <w:pStyle w:val="CommentText"/>
      </w:pPr>
      <w:r>
        <w:t>We might be able to see to what extent these terms match our data-driven constructs</w:t>
      </w:r>
    </w:p>
  </w:comment>
  <w:comment w:id="24" w:author="Caspar van Lissa" w:date="2024-01-10T16:11:00Z" w:initials="CL">
    <w:p w14:paraId="6E8E92E5" w14:textId="77777777" w:rsidR="0019169D" w:rsidRDefault="0019169D">
      <w:pPr>
        <w:pStyle w:val="CommentText"/>
      </w:pPr>
      <w:r>
        <w:rPr>
          <w:rStyle w:val="CommentReference"/>
        </w:rPr>
        <w:annotationRef/>
      </w:r>
      <w:r>
        <w:t>Yes, great idea, but we will have to do this post-hoc, and reference prior meta-analyses conducted with this corpus. So I'm thinking we would write:</w:t>
      </w:r>
    </w:p>
    <w:p w14:paraId="6EA65F70" w14:textId="77777777" w:rsidR="0019169D" w:rsidRDefault="0019169D">
      <w:pPr>
        <w:pStyle w:val="CommentText"/>
      </w:pPr>
    </w:p>
    <w:p w14:paraId="31FC2509" w14:textId="77777777" w:rsidR="0019169D" w:rsidRDefault="0019169D" w:rsidP="00BD37A1">
      <w:pPr>
        <w:pStyle w:val="CommentText"/>
      </w:pPr>
      <w:r>
        <w:t>Our analysis indicates a strong link between personality constructs and cooperation. Prior meta-analyses have indeed investigated such connections, and found that XYZ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A75B9E" w15:done="0"/>
  <w15:commentEx w15:paraId="4683683B" w15:done="0"/>
  <w15:commentEx w15:paraId="46660AED" w15:done="0"/>
  <w15:commentEx w15:paraId="0F6F644B" w15:done="0"/>
  <w15:commentEx w15:paraId="263257D8" w15:done="0"/>
  <w15:commentEx w15:paraId="429659D1" w15:done="0"/>
  <w15:commentEx w15:paraId="31E85E29" w15:done="0"/>
  <w15:commentEx w15:paraId="31FC25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DDCCE5E" w16cex:dateUtc="2024-01-10T14:58:00Z"/>
  <w16cex:commentExtensible w16cex:durableId="27F2194D" w16cex:dateUtc="2024-01-10T15:03:00Z"/>
  <w16cex:commentExtensible w16cex:durableId="5D1E764C" w16cex:dateUtc="2024-01-10T15:05:00Z"/>
  <w16cex:commentExtensible w16cex:durableId="08BEAADB" w16cex:dateUtc="2024-01-10T15:07:00Z"/>
  <w16cex:commentExtensible w16cex:durableId="52288881" w16cex:dateUtc="2024-01-10T15:08:00Z"/>
  <w16cex:commentExtensible w16cex:durableId="27526C37" w16cex:dateUtc="2024-01-10T15:08:00Z"/>
  <w16cex:commentExtensible w16cex:durableId="435E6A1B" w16cex:dateUtc="2024-01-10T15:09:00Z"/>
  <w16cex:commentExtensible w16cex:durableId="2A9BFA2B" w16cex:dateUtc="2024-01-10T1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A75B9E" w16cid:durableId="6DDCCE5E"/>
  <w16cid:commentId w16cid:paraId="4683683B" w16cid:durableId="27F2194D"/>
  <w16cid:commentId w16cid:paraId="46660AED" w16cid:durableId="5D1E764C"/>
  <w16cid:commentId w16cid:paraId="0F6F644B" w16cid:durableId="08BEAADB"/>
  <w16cid:commentId w16cid:paraId="263257D8" w16cid:durableId="52288881"/>
  <w16cid:commentId w16cid:paraId="429659D1" w16cid:durableId="27526C37"/>
  <w16cid:commentId w16cid:paraId="31E85E29" w16cid:durableId="435E6A1B"/>
  <w16cid:commentId w16cid:paraId="31FC2509" w16cid:durableId="2A9BFA2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F4231"/>
    <w:multiLevelType w:val="hybridMultilevel"/>
    <w:tmpl w:val="9F806262"/>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B5D4386"/>
    <w:multiLevelType w:val="hybridMultilevel"/>
    <w:tmpl w:val="1960F18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BB311AE"/>
    <w:multiLevelType w:val="hybridMultilevel"/>
    <w:tmpl w:val="E75C7A9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0966D45"/>
    <w:multiLevelType w:val="hybridMultilevel"/>
    <w:tmpl w:val="BF1C3BF0"/>
    <w:lvl w:ilvl="0" w:tplc="EFA885A0">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4" w15:restartNumberingAfterBreak="0">
    <w:nsid w:val="42FB5955"/>
    <w:multiLevelType w:val="hybridMultilevel"/>
    <w:tmpl w:val="7BEC8F8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454F356F"/>
    <w:multiLevelType w:val="hybridMultilevel"/>
    <w:tmpl w:val="0184670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6E2559F5"/>
    <w:multiLevelType w:val="hybridMultilevel"/>
    <w:tmpl w:val="972C0C9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662205029">
    <w:abstractNumId w:val="0"/>
  </w:num>
  <w:num w:numId="2" w16cid:durableId="291516560">
    <w:abstractNumId w:val="4"/>
  </w:num>
  <w:num w:numId="3" w16cid:durableId="430904080">
    <w:abstractNumId w:val="3"/>
  </w:num>
  <w:num w:numId="4" w16cid:durableId="1950505402">
    <w:abstractNumId w:val="2"/>
  </w:num>
  <w:num w:numId="5" w16cid:durableId="450443907">
    <w:abstractNumId w:val="5"/>
  </w:num>
  <w:num w:numId="6" w16cid:durableId="1955750711">
    <w:abstractNumId w:val="1"/>
  </w:num>
  <w:num w:numId="7" w16cid:durableId="160819252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par van Lissa">
    <w15:presenceInfo w15:providerId="AD" w15:userId="S::C.J.vanLissa@tilburguniversity.edu::66f0d9d8-5e0d-4c8f-a33e-eb362e434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BFB"/>
    <w:rsid w:val="00034112"/>
    <w:rsid w:val="0007402F"/>
    <w:rsid w:val="000F0E65"/>
    <w:rsid w:val="00165D9C"/>
    <w:rsid w:val="0019169D"/>
    <w:rsid w:val="002A5E71"/>
    <w:rsid w:val="00371439"/>
    <w:rsid w:val="004018CD"/>
    <w:rsid w:val="00481A7A"/>
    <w:rsid w:val="004C5B1F"/>
    <w:rsid w:val="004D7F5E"/>
    <w:rsid w:val="005E1D47"/>
    <w:rsid w:val="00611487"/>
    <w:rsid w:val="00627798"/>
    <w:rsid w:val="00685292"/>
    <w:rsid w:val="007579A2"/>
    <w:rsid w:val="007E0ED8"/>
    <w:rsid w:val="00805F76"/>
    <w:rsid w:val="00877271"/>
    <w:rsid w:val="008836D3"/>
    <w:rsid w:val="008C1F44"/>
    <w:rsid w:val="00A82BFB"/>
    <w:rsid w:val="00AD09A1"/>
    <w:rsid w:val="00B20E1B"/>
    <w:rsid w:val="00B44EF1"/>
    <w:rsid w:val="00B94307"/>
    <w:rsid w:val="00D3048F"/>
    <w:rsid w:val="00D3730D"/>
    <w:rsid w:val="00DA3B91"/>
    <w:rsid w:val="00DB6AB9"/>
    <w:rsid w:val="00E11F3E"/>
    <w:rsid w:val="00E3527A"/>
    <w:rsid w:val="00E6788A"/>
    <w:rsid w:val="00EB35ED"/>
    <w:rsid w:val="00F76CD1"/>
    <w:rsid w:val="00F84D9D"/>
    <w:rsid w:val="00F93B2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0C585"/>
  <w15:chartTrackingRefBased/>
  <w15:docId w15:val="{5A707314-A2B2-4A97-8D27-DF7AC811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E1B"/>
    <w:pPr>
      <w:ind w:left="720"/>
      <w:contextualSpacing/>
    </w:pPr>
  </w:style>
  <w:style w:type="character" w:styleId="CommentReference">
    <w:name w:val="annotation reference"/>
    <w:basedOn w:val="DefaultParagraphFont"/>
    <w:uiPriority w:val="99"/>
    <w:semiHidden/>
    <w:unhideWhenUsed/>
    <w:rsid w:val="004C5B1F"/>
    <w:rPr>
      <w:sz w:val="16"/>
      <w:szCs w:val="16"/>
    </w:rPr>
  </w:style>
  <w:style w:type="paragraph" w:styleId="CommentText">
    <w:name w:val="annotation text"/>
    <w:basedOn w:val="Normal"/>
    <w:link w:val="CommentTextChar"/>
    <w:uiPriority w:val="99"/>
    <w:unhideWhenUsed/>
    <w:rsid w:val="004C5B1F"/>
    <w:pPr>
      <w:spacing w:line="240" w:lineRule="auto"/>
    </w:pPr>
    <w:rPr>
      <w:sz w:val="20"/>
      <w:szCs w:val="20"/>
    </w:rPr>
  </w:style>
  <w:style w:type="character" w:customStyle="1" w:styleId="CommentTextChar">
    <w:name w:val="Comment Text Char"/>
    <w:basedOn w:val="DefaultParagraphFont"/>
    <w:link w:val="CommentText"/>
    <w:uiPriority w:val="99"/>
    <w:rsid w:val="004C5B1F"/>
    <w:rPr>
      <w:sz w:val="20"/>
      <w:szCs w:val="20"/>
    </w:rPr>
  </w:style>
  <w:style w:type="paragraph" w:styleId="CommentSubject">
    <w:name w:val="annotation subject"/>
    <w:basedOn w:val="CommentText"/>
    <w:next w:val="CommentText"/>
    <w:link w:val="CommentSubjectChar"/>
    <w:uiPriority w:val="99"/>
    <w:semiHidden/>
    <w:unhideWhenUsed/>
    <w:rsid w:val="004C5B1F"/>
    <w:rPr>
      <w:b/>
      <w:bCs/>
    </w:rPr>
  </w:style>
  <w:style w:type="character" w:customStyle="1" w:styleId="CommentSubjectChar">
    <w:name w:val="Comment Subject Char"/>
    <w:basedOn w:val="CommentTextChar"/>
    <w:link w:val="CommentSubject"/>
    <w:uiPriority w:val="99"/>
    <w:semiHidden/>
    <w:rsid w:val="004C5B1F"/>
    <w:rPr>
      <w:b/>
      <w:bCs/>
      <w:sz w:val="20"/>
      <w:szCs w:val="20"/>
    </w:rPr>
  </w:style>
  <w:style w:type="paragraph" w:styleId="Revision">
    <w:name w:val="Revision"/>
    <w:hidden/>
    <w:uiPriority w:val="99"/>
    <w:semiHidden/>
    <w:rsid w:val="004C5B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967</Words>
  <Characters>5320</Characters>
  <Application>Microsoft Office Word</Application>
  <DocSecurity>0</DocSecurity>
  <Lines>44</Lines>
  <Paragraphs>12</Paragraphs>
  <ScaleCrop>false</ScaleCrop>
  <Company/>
  <LinksUpToDate>false</LinksUpToDate>
  <CharactersWithSpaces>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balliet</dc:creator>
  <cp:keywords/>
  <dc:description/>
  <cp:lastModifiedBy>Caspar van Lissa</cp:lastModifiedBy>
  <cp:revision>3</cp:revision>
  <dcterms:created xsi:type="dcterms:W3CDTF">2024-01-10T15:01:00Z</dcterms:created>
  <dcterms:modified xsi:type="dcterms:W3CDTF">2024-01-10T15:11:00Z</dcterms:modified>
</cp:coreProperties>
</file>